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9.wmf" ContentType="image/x-wmf"/>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fill="FFFFFF" w:val="clear"/>
        <w:spacing w:lineRule="auto" w:line="360"/>
        <w:rPr>
          <w:rFonts w:ascii="Arial" w:hAnsi="Arial" w:cs="Arial"/>
          <w:b/>
          <w:b/>
          <w:bCs/>
          <w:color w:val="000000"/>
          <w:sz w:val="28"/>
        </w:rPr>
      </w:pPr>
      <w:r>
        <w:rPr>
          <w:rFonts w:cs="Arial" w:ascii="Arial" w:hAnsi="Arial"/>
          <w:b/>
          <w:bCs/>
          <w:color w:val="000000"/>
          <w:sz w:val="28"/>
        </w:rPr>
      </w:r>
    </w:p>
    <w:p>
      <w:pPr>
        <w:pStyle w:val="Normal"/>
        <w:shd w:fill="FFFFFF" w:val="clear"/>
        <w:spacing w:lineRule="auto" w:line="360"/>
        <w:rPr>
          <w:rFonts w:ascii="Arial" w:hAnsi="Arial" w:cs="Arial"/>
          <w:b/>
          <w:b/>
          <w:bCs/>
          <w:color w:val="000000"/>
          <w:sz w:val="28"/>
        </w:rPr>
      </w:pPr>
      <w:r>
        <w:rPr>
          <w:rFonts w:cs="Arial" w:ascii="Arial" w:hAnsi="Arial"/>
          <w:b/>
          <w:bCs/>
          <w:color w:val="000000"/>
          <w:sz w:val="28"/>
        </w:rPr>
      </w:r>
    </w:p>
    <w:p>
      <w:pPr>
        <w:pStyle w:val="Normal"/>
        <w:shd w:fill="FFFFFF" w:val="clear"/>
        <w:spacing w:lineRule="auto" w:line="360"/>
        <w:rPr>
          <w:rFonts w:ascii="Arial" w:hAnsi="Arial" w:cs="Arial"/>
          <w:b/>
          <w:b/>
          <w:bCs/>
          <w:color w:val="000000"/>
          <w:sz w:val="28"/>
        </w:rPr>
      </w:pPr>
      <w:r>
        <w:rPr>
          <w:rFonts w:cs="Arial" w:ascii="Arial" w:hAnsi="Arial"/>
          <w:b/>
          <w:bCs/>
          <w:color w:val="000000"/>
          <w:sz w:val="28"/>
        </w:rPr>
        <w:t>Inbreeding and sex allocation in hermaphroditic metapopulations</w:t>
      </w:r>
    </w:p>
    <w:p>
      <w:pPr>
        <w:pStyle w:val="Normal"/>
        <w:shd w:fill="FFFFFF" w:val="clear"/>
        <w:tabs>
          <w:tab w:val="left" w:pos="6094" w:leader="none"/>
        </w:tabs>
        <w:spacing w:lineRule="auto" w:line="360"/>
        <w:rPr/>
      </w:pPr>
      <w:r>
        <w:rPr/>
      </w:r>
    </w:p>
    <w:p>
      <w:pPr>
        <w:pStyle w:val="Aug"/>
        <w:shd w:fill="FFFFFF" w:val="clear"/>
        <w:spacing w:lineRule="auto" w:line="360" w:before="0" w:after="0"/>
        <w:rPr/>
      </w:pPr>
      <w:r>
        <w:rPr/>
      </w:r>
    </w:p>
    <w:p>
      <w:pPr>
        <w:pStyle w:val="Aug"/>
        <w:shd w:fill="FFFFFF" w:val="clear"/>
        <w:spacing w:lineRule="auto" w:line="360" w:before="0" w:after="0"/>
        <w:rPr>
          <w:vertAlign w:val="superscript"/>
        </w:rPr>
      </w:pPr>
      <w:r>
        <w:rPr/>
        <w:t>Camille Roux, Charles Mullon, Samuel Neuenschwander, Jérôme Goudet, John R. Pannell</w:t>
      </w:r>
      <w:r>
        <w:rPr>
          <w:vertAlign w:val="superscript"/>
        </w:rPr>
        <w:t>1</w:t>
      </w:r>
    </w:p>
    <w:p>
      <w:pPr>
        <w:pStyle w:val="Aug"/>
        <w:shd w:fill="FFFFFF" w:val="clear"/>
        <w:spacing w:lineRule="auto" w:line="360" w:before="0" w:after="0"/>
        <w:rPr/>
      </w:pPr>
      <w:r>
        <w:rPr/>
      </w:r>
    </w:p>
    <w:p>
      <w:pPr>
        <w:pStyle w:val="Normal"/>
        <w:shd w:fill="FFFFFF" w:val="clear"/>
        <w:spacing w:lineRule="auto" w:line="360"/>
        <w:rPr/>
      </w:pPr>
      <w:r>
        <w:rPr/>
      </w:r>
    </w:p>
    <w:p>
      <w:pPr>
        <w:pStyle w:val="Normal"/>
        <w:shd w:fill="FFFFFF" w:val="clear"/>
        <w:spacing w:lineRule="auto" w:line="360"/>
        <w:rPr/>
      </w:pPr>
      <w:r>
        <w:rPr/>
        <w:t>Department of Ecology and Evolution</w:t>
      </w:r>
    </w:p>
    <w:p>
      <w:pPr>
        <w:pStyle w:val="Normal"/>
        <w:shd w:fill="FFFFFF" w:val="clear"/>
        <w:spacing w:lineRule="auto" w:line="360"/>
        <w:rPr/>
      </w:pPr>
      <w:r>
        <w:rPr/>
        <w:t>Biophore Building</w:t>
      </w:r>
    </w:p>
    <w:p>
      <w:pPr>
        <w:pStyle w:val="Normal"/>
        <w:shd w:fill="FFFFFF" w:val="clear"/>
        <w:spacing w:lineRule="auto" w:line="360"/>
        <w:rPr/>
      </w:pPr>
      <w:r>
        <w:rPr/>
        <w:t>University of Lausanne</w:t>
      </w:r>
    </w:p>
    <w:p>
      <w:pPr>
        <w:pStyle w:val="Normal"/>
        <w:shd w:fill="FFFFFF" w:val="clear"/>
        <w:spacing w:lineRule="auto" w:line="360"/>
        <w:rPr/>
      </w:pPr>
      <w:r>
        <w:rPr/>
        <w:t>1015 Lausanne</w:t>
      </w:r>
    </w:p>
    <w:p>
      <w:pPr>
        <w:pStyle w:val="Normal"/>
        <w:shd w:fill="FFFFFF" w:val="clear"/>
        <w:spacing w:lineRule="auto" w:line="360"/>
        <w:rPr/>
      </w:pPr>
      <w:r>
        <w:rPr/>
        <w:t>Switzerland</w:t>
      </w:r>
    </w:p>
    <w:p>
      <w:pPr>
        <w:pStyle w:val="Normal"/>
        <w:shd w:fill="FFFFFF" w:val="clear"/>
        <w:spacing w:lineRule="auto" w:line="360"/>
        <w:rPr/>
      </w:pPr>
      <w:r>
        <w:rPr/>
      </w:r>
    </w:p>
    <w:p>
      <w:pPr>
        <w:pStyle w:val="Normal"/>
        <w:shd w:fill="FFFFFF" w:val="clear"/>
        <w:spacing w:lineRule="auto" w:line="360"/>
        <w:rPr>
          <w:color w:val="000000"/>
        </w:rPr>
      </w:pPr>
      <w:r>
        <w:rPr/>
        <w:t xml:space="preserve">email: </w:t>
      </w:r>
      <w:r>
        <w:rPr>
          <w:color w:val="000000"/>
        </w:rPr>
        <w:t xml:space="preserve">john.pannell@unil.ch  </w:t>
      </w:r>
    </w:p>
    <w:p>
      <w:pPr>
        <w:pStyle w:val="Normal"/>
        <w:shd w:fill="FFFFFF" w:val="clear"/>
        <w:spacing w:lineRule="auto" w:line="360"/>
        <w:rPr/>
      </w:pPr>
      <w:r>
        <w:rPr/>
      </w:r>
    </w:p>
    <w:p>
      <w:pPr>
        <w:pStyle w:val="Normal"/>
        <w:shd w:fill="FFFFFF" w:val="clear"/>
        <w:spacing w:lineRule="auto" w:line="360"/>
        <w:rPr/>
      </w:pPr>
      <w:r>
        <w:rPr/>
        <w:t xml:space="preserve">KEY WORDS: </w:t>
      </w:r>
    </w:p>
    <w:p>
      <w:pPr>
        <w:pStyle w:val="Normal"/>
        <w:shd w:fill="FFFFFF" w:val="clear"/>
        <w:spacing w:lineRule="auto" w:line="360"/>
        <w:rPr>
          <w:color w:val="000000"/>
        </w:rPr>
      </w:pPr>
      <w:r>
        <w:rPr>
          <w:color w:val="000000"/>
        </w:rPr>
        <w:t xml:space="preserve">SHORT TITLE: </w:t>
      </w:r>
      <w:r>
        <w:br w:type="page"/>
      </w:r>
    </w:p>
    <w:p>
      <w:pPr>
        <w:pStyle w:val="Normal"/>
        <w:shd w:fill="FFFFFF" w:val="clear"/>
        <w:spacing w:lineRule="auto" w:line="360"/>
        <w:jc w:val="both"/>
        <w:rPr>
          <w:b/>
          <w:b/>
        </w:rPr>
      </w:pPr>
      <w:r>
        <w:rPr>
          <w:b/>
        </w:rPr>
        <w:t>Introduction</w:t>
      </w:r>
    </w:p>
    <w:p>
      <w:pPr>
        <w:pStyle w:val="Normal"/>
        <w:shd w:fill="FFFFFF" w:val="clear"/>
        <w:spacing w:lineRule="auto" w:line="360"/>
        <w:jc w:val="both"/>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produced by mothers, weighted by the relative cost of raising an offspring of each sex to independence. The fact that many species appeared to produce equal sex ratios once seemed puzzling, as males would appear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of the majority sex. In such populations, natural selection should thus rapidly bring about an equilibration of the sex ratio. </w:t>
      </w:r>
    </w:p>
    <w:p>
      <w:pPr>
        <w:pStyle w:val="Normal"/>
        <w:shd w:fill="FFFFFF" w:val="clear"/>
        <w:spacing w:lineRule="auto" w:line="360"/>
        <w:jc w:val="both"/>
        <w:rPr/>
      </w:pPr>
      <w:r>
        <w:rPr/>
      </w:r>
    </w:p>
    <w:p>
      <w:pPr>
        <w:pStyle w:val="Normal"/>
        <w:shd w:fill="FFFFFF" w:val="clear"/>
        <w:spacing w:lineRule="auto" w:line="360"/>
        <w:jc w:val="both"/>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should favour a strategy that biases the sex ratio towards the production of fewer sons and more daughters. Hamilton’s {, 1967 #349} explanation is supported by a wide range of empirical observations, and indeed stands as perhaps the most successful cornerstone of life-history theory {reviewed in \West, 2009 #5794}. It is particularly well illustrated by examples where the sons and daughters of a small number of fertilized females hatch together and mate before dispersing; when the number of mothers is small, the chance of mating between full or half siblings (inbreeding) is high (REFS). Indeed, the inbreeding coefficient, which measures the degree to which related individuals mate with one another relative to the case of random mating across the population, is a reliable predictor of sex ratio chosen by mothers for their progeny (REFS). </w:t>
      </w:r>
    </w:p>
    <w:p>
      <w:pPr>
        <w:pStyle w:val="Normal"/>
        <w:shd w:fill="FFFFFF" w:val="clear"/>
        <w:spacing w:lineRule="auto" w:line="360"/>
        <w:jc w:val="both"/>
        <w:rPr/>
      </w:pPr>
      <w:r>
        <w:rPr/>
      </w:r>
    </w:p>
    <w:p>
      <w:pPr>
        <w:pStyle w:val="Normal"/>
        <w:shd w:fill="FFFFFF" w:val="clear"/>
        <w:spacing w:lineRule="auto" w:line="360"/>
        <w:jc w:val="both"/>
        <w:rPr/>
      </w:pPr>
      <w:r>
        <w:rPr/>
        <w:t xml:space="preserve">While the above ideas were developed principally with gonochoristic species in mind and have found substantial support from studies of species with separate sexes (REFS), they also apply to hermaphrodites (REFS).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Indeed, limited dispersal can cause sib competition, and theory predicts that the sex ratio should be biased in favour of the sex that shows the smaller degree of competition between siblings (Clarke 1978; Bulmer and Taylor 1980; Frank 1986).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w:t>
      </w:r>
    </w:p>
    <w:p>
      <w:pPr>
        <w:pStyle w:val="Normal"/>
        <w:shd w:fill="FFFFFF" w:val="clear"/>
        <w:spacing w:lineRule="auto" w:line="360"/>
        <w:jc w:val="both"/>
        <w:rPr/>
      </w:pPr>
      <w:r>
        <w:rPr/>
      </w:r>
    </w:p>
    <w:p>
      <w:pPr>
        <w:pStyle w:val="Normal"/>
        <w:shd w:fill="FFFFFF" w:val="clear"/>
        <w:spacing w:lineRule="auto" w:line="360"/>
        <w:jc w:val="both"/>
        <w:rPr/>
      </w:pPr>
      <w:r>
        <w:rPr/>
        <w:t xml:space="preserve">Just as for dioecious species or gonochorists, hermaphrodites in populations subject to local mate competition are expected to bias their sex allocation to their female function. Thus, female-biased allocation is predicted for plants where pollen is dispersed to limited number of receptive flowers, over small distances than are seeds {Lloyd, 1982 #523}. Similarly, female-biased allocation is predicted for partially inbreeding hermaphroditic populations, whether through self-fertilization or biparental reproduction (REFS). 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hd w:fill="FFFFFF" w:val="clear"/>
        <w:spacing w:lineRule="auto" w:line="360"/>
        <w:jc w:val="both"/>
        <w:rPr/>
      </w:pPr>
      <w:r>
        <w:rPr/>
      </w:r>
    </w:p>
    <w:p>
      <w:pPr>
        <w:pStyle w:val="Normal"/>
        <w:shd w:fill="FFFFFF" w:val="clear"/>
        <w:spacing w:lineRule="auto" w:line="360"/>
        <w:jc w:val="both"/>
        <w:rPr/>
      </w:pPr>
      <w:r>
        <w:rPr/>
        <w:t xml:space="preserve">Self-fertilization represents the most extreme form of inbreeding, but strong population structure can also bring about inbreeding (REFS).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(REFS).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(REFS).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(REFS).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hd w:fill="FFFFFF" w:val="clear"/>
        <w:spacing w:lineRule="auto" w:line="360"/>
        <w:jc w:val="both"/>
        <w:rPr/>
      </w:pPr>
      <w:r>
        <w:rPr/>
      </w:r>
    </w:p>
    <w:p>
      <w:pPr>
        <w:pStyle w:val="Normal"/>
        <w:shd w:fill="FFFFFF" w:val="clear"/>
        <w:spacing w:lineRule="auto" w:line="360"/>
        <w:jc w:val="both"/>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single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Interestingly, our simulations also indicate that Jost’s D {, 2008 #6080} is a poorer indicator than </w:t>
      </w:r>
      <w:r>
        <w:rPr>
          <w:i/>
        </w:rPr>
        <w:t>F</w:t>
      </w:r>
      <w:r>
        <w:rPr>
          <w:vertAlign w:val="subscript"/>
        </w:rPr>
        <w:t>ST</w:t>
      </w:r>
      <w:r>
        <w:rPr/>
        <w:t xml:space="preserve">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w:t>
      </w:r>
    </w:p>
    <w:p>
      <w:pPr>
        <w:pStyle w:val="Normal"/>
        <w:shd w:fill="FFFFFF" w:val="clear"/>
        <w:spacing w:lineRule="auto" w:line="360"/>
        <w:jc w:val="both"/>
        <w:rPr/>
      </w:pPr>
      <w:r>
        <w:rPr/>
      </w:r>
    </w:p>
    <w:p>
      <w:pPr>
        <w:pStyle w:val="Normal"/>
        <w:shd w:fill="FFFFFF" w:val="clear"/>
        <w:spacing w:lineRule="auto" w:line="360"/>
        <w:jc w:val="both"/>
        <w:rPr>
          <w:b/>
          <w:b/>
        </w:rPr>
      </w:pPr>
      <w:r>
        <w:rPr>
          <w:b/>
        </w:rPr>
        <w:t>Model</w:t>
      </w:r>
    </w:p>
    <w:p>
      <w:pPr>
        <w:pStyle w:val="Normal"/>
        <w:shd w:fill="FFFFFF" w:val="clear"/>
        <w:spacing w:lineRule="auto" w:line="360"/>
        <w:jc w:val="both"/>
        <w:rPr>
          <w:u w:val="single"/>
        </w:rPr>
      </w:pPr>
      <w:r>
        <w:rPr>
          <w:u w:val="single"/>
        </w:rPr>
        <w:t>Overview</w:t>
      </w:r>
    </w:p>
    <w:p>
      <w:pPr>
        <w:pStyle w:val="Normal"/>
        <w:shd w:fill="FFFFFF" w:val="clear"/>
        <w:spacing w:lineRule="auto" w:line="360"/>
        <w:jc w:val="both"/>
        <w:rPr/>
      </w:pPr>
      <w:r>
        <w:rPr/>
        <w:t xml:space="preserve">We consider a multi-deme metapopulation made up of hermaphrodites that vary in their sex allocation as a function of the additive effects of alleles at a single sex-allocation locus subject to recurrent mutations that alter the allelic effects. Mating within demes and seed production depends on the sex allocations of individuals within the deme. Seed production influences both local population growth and the dispersal of individuals (and genes) among demes; we assume no gene flow through pollen. Demes are subject to recurrent stochastic extinction, following which their sites are recolonized through seed dispersal from the rest of the metapopulation. Recurrent mutations alter both the allelic effects at the sex-allocation locus as well as allelic states at several neutral loci.  </w:t>
      </w:r>
    </w:p>
    <w:p>
      <w:pPr>
        <w:pStyle w:val="Normal"/>
        <w:shd w:fill="FFFFFF" w:val="clear"/>
        <w:spacing w:lineRule="auto" w:line="360"/>
        <w:jc w:val="both"/>
        <w:rPr/>
      </w:pPr>
      <w:r>
        <w:rPr/>
      </w:r>
    </w:p>
    <w:p>
      <w:pPr>
        <w:pStyle w:val="Normal"/>
        <w:shd w:fill="FFFFFF" w:val="clear"/>
        <w:spacing w:lineRule="auto" w:line="360"/>
        <w:jc w:val="both"/>
        <w:rPr>
          <w:u w:val="single"/>
        </w:rPr>
      </w:pPr>
      <w:r>
        <w:rPr>
          <w:u w:val="single"/>
        </w:rPr>
        <w:t>Architecture of sex allocation</w:t>
      </w:r>
    </w:p>
    <w:p>
      <w:pPr>
        <w:pStyle w:val="Normal"/>
        <w:shd w:fill="FFFFFF" w:val="clear"/>
        <w:spacing w:lineRule="auto" w:line="360"/>
        <w:jc w:val="both"/>
        <w:rPr>
          <w:iCs/>
        </w:rPr>
      </w:pPr>
      <w:r>
        <w:rPr/>
        <w:t xml:space="preserve">Each individual allocates a proportion α and β of its resources toward male and female functions respectively, with α + β =1. The value of α and β for a given individual is determined by the allelic effects at a single multi-allelic locus, with each allele, </w:t>
      </w:r>
      <w:r>
        <w:rPr>
          <w:i/>
        </w:rPr>
        <w:t>i</w:t>
      </w:r>
      <w:r>
        <w:rPr/>
        <w:t xml:space="preserve">, takes value 0 </w:t>
      </w:r>
      <w:r>
        <w:rPr>
          <w:rFonts w:eastAsia="Ubuntu" w:cs="Ubuntu"/>
        </w:rPr>
        <w:t xml:space="preserve">≤ </w:t>
      </w:r>
      <w:r>
        <w:rPr>
          <w:rFonts w:eastAsia="Ubuntu" w:cs="Ubuntu"/>
          <w:i/>
          <w:iCs/>
        </w:rPr>
        <w:t>q</w:t>
      </w:r>
      <w:r>
        <w:rPr>
          <w:rFonts w:eastAsia="Ubuntu" w:cs="Ubuntu"/>
          <w:i/>
          <w:iCs/>
          <w:vertAlign w:val="subscript"/>
        </w:rPr>
        <w:t xml:space="preserve">i </w:t>
      </w:r>
      <w:r>
        <w:rPr>
          <w:rFonts w:eastAsia="Ubuntu" w:cs="Ubuntu"/>
        </w:rPr>
        <w:t xml:space="preserve">≤ 0.5, and </w:t>
      </w:r>
      <w:r>
        <w:rPr>
          <w:rFonts w:eastAsia="Ubuntu" w:cs="Ubuntu"/>
          <w:i/>
          <w:iCs/>
        </w:rPr>
        <w:t>α</w:t>
      </w:r>
      <w:r>
        <w:rPr>
          <w:rFonts w:eastAsia="Ubuntu" w:cs="Ubuntu"/>
          <w:i/>
          <w:iCs/>
          <w:vertAlign w:val="subscript"/>
        </w:rPr>
        <w:t xml:space="preserve"> </w:t>
      </w:r>
      <w:r>
        <w:rPr>
          <w:rFonts w:eastAsia="Ubuntu" w:cs="Ubuntu"/>
        </w:rPr>
        <w:t xml:space="preserve">determined by the sum of the effects at both of its sex-allocation alleles, </w:t>
      </w:r>
      <w:r>
        <w:rPr/>
        <w:t xml:space="preserve">α = </w:t>
      </w:r>
      <w:r>
        <w:rPr>
          <w:rFonts w:eastAsia="Ubuntu" w:cs="Ubuntu"/>
          <w:i/>
          <w:iCs/>
        </w:rPr>
        <w:t>q</w:t>
      </w:r>
      <w:r>
        <w:rPr>
          <w:rFonts w:eastAsia="Ubuntu" w:cs="Ubuntu"/>
          <w:iCs/>
          <w:vertAlign w:val="subscript"/>
        </w:rPr>
        <w:t>1</w:t>
      </w:r>
      <w:r>
        <w:rPr>
          <w:rFonts w:eastAsia="Ubuntu" w:cs="Ubuntu"/>
          <w:i/>
          <w:iCs/>
          <w:vertAlign w:val="subscript"/>
        </w:rPr>
        <w:t xml:space="preserve"> </w:t>
      </w:r>
      <w:r>
        <w:rPr>
          <w:rFonts w:eastAsia="Ubuntu"/>
        </w:rPr>
        <w:t xml:space="preserve">+ </w:t>
      </w:r>
      <w:r>
        <w:rPr>
          <w:rFonts w:eastAsia="Ubuntu" w:cs="Ubuntu"/>
          <w:i/>
          <w:iCs/>
        </w:rPr>
        <w:t>q</w:t>
      </w:r>
      <w:r>
        <w:rPr>
          <w:rFonts w:eastAsia="Ubuntu" w:cs="Ubuntu"/>
          <w:iCs/>
          <w:vertAlign w:val="subscript"/>
        </w:rPr>
        <w:t>2</w:t>
      </w:r>
      <w:r>
        <w:rPr>
          <w:rFonts w:eastAsia="Ubuntu"/>
        </w:rPr>
        <w:t xml:space="preserve">. </w:t>
      </w:r>
      <w:r>
        <w:rPr>
          <w:rFonts w:eastAsia="Ubuntu" w:cs="Ubuntu"/>
        </w:rPr>
        <w:t xml:space="preserve">Prior to mating, at the time of gamete production, each sex-allocation allele in a given individual mutates to a new value with probability </w:t>
      </w:r>
      <w:r>
        <w:rPr>
          <w:i/>
          <w:iCs/>
        </w:rPr>
        <w:t>µ</w:t>
      </w:r>
      <w:r>
        <w:rPr>
          <w:iCs/>
          <w:vertAlign w:val="subscript"/>
        </w:rPr>
        <w:t>q</w:t>
      </w:r>
      <w:r>
        <w:rPr/>
        <w:t xml:space="preserve">, in which case the new allelic effect </w:t>
      </w:r>
      <w:r>
        <w:rPr>
          <w:i/>
          <w:iCs/>
        </w:rPr>
        <w:t>q</w:t>
      </w:r>
      <w:r>
        <w:rPr>
          <w:i/>
          <w:iCs/>
          <w:vertAlign w:val="subscript"/>
        </w:rPr>
        <w:t>i</w:t>
      </w:r>
      <w:r>
        <w:rPr/>
        <w:t xml:space="preserve"> is determined by multiplying the old value by a random variable drawn from a Uniform distribution on [0.9 – 1.1]. If the new value of </w:t>
      </w:r>
      <w:r>
        <w:rPr>
          <w:i/>
        </w:rPr>
        <w:t>q</w:t>
      </w:r>
      <w:r>
        <w:rPr/>
        <w:t xml:space="preserve"> </w:t>
      </w:r>
      <w:r>
        <w:rPr>
          <w:iCs/>
        </w:rPr>
        <w:t xml:space="preserve">&gt; 0.5, it is truncated to 0.5. Although this is a somewhat unrealistic architecture for a quantitative locus, it serves the purpose of allowing sex-allocation parameter space to be fully explored for  </w:t>
      </w:r>
    </w:p>
    <w:p>
      <w:pPr>
        <w:pStyle w:val="Normal"/>
        <w:shd w:fill="FFFFFF" w:val="clear"/>
        <w:spacing w:lineRule="auto" w:line="360"/>
        <w:jc w:val="both"/>
        <w:rPr>
          <w:rFonts w:eastAsia="Ubuntu" w:cs="Ubuntu"/>
        </w:rPr>
      </w:pPr>
      <w:r>
        <w:rPr/>
        <w:t xml:space="preserve">0 </w:t>
      </w:r>
      <w:r>
        <w:rPr>
          <w:rFonts w:eastAsia="Ubuntu" w:cs="Ubuntu"/>
        </w:rPr>
        <w:t xml:space="preserve">≤ </w:t>
      </w:r>
      <w:r>
        <w:rPr/>
        <w:t>α</w:t>
      </w:r>
      <w:r>
        <w:rPr>
          <w:rFonts w:eastAsia="Ubuntu" w:cs="Ubuntu"/>
          <w:i/>
          <w:iCs/>
          <w:vertAlign w:val="subscript"/>
        </w:rPr>
        <w:t xml:space="preserve"> </w:t>
      </w:r>
      <w:r>
        <w:rPr>
          <w:rFonts w:eastAsia="Ubuntu" w:cs="Ubuntu"/>
        </w:rPr>
        <w:t xml:space="preserve">≤ 1. Simulations of an alternative multi-locus model were substantially slower to run but yielded quantitatively similar results. </w:t>
      </w:r>
    </w:p>
    <w:p>
      <w:pPr>
        <w:pStyle w:val="Normal"/>
        <w:shd w:fill="FFFFFF" w:val="clear"/>
        <w:spacing w:lineRule="auto" w:line="360"/>
        <w:jc w:val="both"/>
        <w:rPr>
          <w:rFonts w:eastAsia="Ubuntu" w:cs="Ubuntu"/>
        </w:rPr>
      </w:pPr>
      <w:r>
        <w:rPr>
          <w:rFonts w:eastAsia="Ubuntu" w:cs="Ubuntu"/>
        </w:rPr>
      </w:r>
    </w:p>
    <w:p>
      <w:pPr>
        <w:pStyle w:val="Normal"/>
        <w:shd w:fill="FFFFFF" w:val="clear"/>
        <w:spacing w:lineRule="auto" w:line="360"/>
        <w:jc w:val="both"/>
        <w:rPr>
          <w:rFonts w:eastAsia="Ubuntu" w:cs="Ubuntu"/>
          <w:u w:val="single"/>
        </w:rPr>
      </w:pPr>
      <w:r>
        <w:rPr>
          <w:rFonts w:eastAsia="Ubuntu" w:cs="Ubuntu"/>
          <w:u w:val="single"/>
        </w:rPr>
        <w:t>Architecture of neutral loci</w:t>
      </w:r>
    </w:p>
    <w:p>
      <w:pPr>
        <w:pStyle w:val="Normal"/>
        <w:shd w:fill="FFFFFF" w:val="clear"/>
        <w:spacing w:lineRule="auto" w:line="360"/>
        <w:jc w:val="both"/>
        <w:rPr/>
      </w:pPr>
      <w:r>
        <w:rPr/>
        <w:t xml:space="preserve">In addition to the sex-allocation locus, individuals also carry 20 neutral loci, each occupied by two alleles labelled from the set of integers between 1 and 1000. </w:t>
      </w:r>
      <w:ins w:id="0" w:author="Auteur inconnu" w:date="2016-08-21T22:38:00Z">
        <w:r>
          <w:rPr/>
          <w:t xml:space="preserve">We assume </w:t>
        </w:r>
      </w:ins>
      <w:ins w:id="1" w:author="Auteur inconnu" w:date="2016-08-21T22:39:00Z">
        <w:r>
          <w:rPr/>
          <w:t>that all simulated loci are located on different chromosomes. Thus, a</w:t>
        </w:r>
      </w:ins>
      <w:ins w:id="2" w:author="Auteur inconnu" w:date="2016-08-21T22:37:00Z">
        <w:r>
          <w:rPr/>
          <w:t>lleles at neutral loci are independent</w:t>
        </w:r>
      </w:ins>
      <w:ins w:id="3" w:author="Auteur inconnu" w:date="2016-08-21T22:38:00Z">
        <w:r>
          <w:rPr/>
          <w:t>ly transmitte</w:t>
        </w:r>
      </w:ins>
      <w:ins w:id="4" w:author="Auteur inconnu" w:date="2016-08-21T22:40:00Z">
        <w:r>
          <w:rPr/>
          <w:t>d to offspring</w:t>
        </w:r>
      </w:ins>
      <w:ins w:id="5" w:author="Auteur inconnu" w:date="2016-08-21T22:43:00Z">
        <w:r>
          <w:rPr/>
          <w:t>, with no linkage to the sex-allocation locus.</w:t>
        </w:r>
      </w:ins>
      <w:r>
        <w:rPr/>
        <w:t xml:space="preserve"> </w:t>
      </w:r>
      <w:r>
        <w:fldChar w:fldCharType="begin"/>
      </w:r>
      <w:r/>
      <w:r>
        <w:fldChar w:fldCharType="separate"/>
      </w:r>
      <w:bookmarkStart w:id="0" w:name="__Fieldmark__97_1713548414"/>
      <w:r>
        <w:rPr/>
      </w:r>
      <w:r>
        <w:rPr>
          <w:shd w:fill="FFFFFF" w:val="clear"/>
        </w:rPr>
        <w:t>Prior</w:t>
      </w:r>
      <w:r>
        <w:rPr>
          <w:shd w:fill="FFFFFF" w:val="clear"/>
        </w:rPr>
        <w:commentReference w:id="0"/>
      </w:r>
      <w:r>
        <w:rPr>
          <w:shd w:fill="FFFFFF" w:val="clear"/>
        </w:rPr>
        <w:t xml:space="preserve"> t</w:t>
      </w:r>
      <w:r>
        <w:rPr/>
        <w:t xml:space="preserve">o mating, each neutral allele has a probability </w:t>
      </w:r>
      <w:r>
        <w:rPr>
          <w:i/>
          <w:iCs/>
        </w:rPr>
        <w:t>µ</w:t>
      </w:r>
      <w:r>
        <w:rPr>
          <w:iCs/>
          <w:vertAlign w:val="subscript"/>
        </w:rPr>
        <w:t>n</w:t>
      </w:r>
      <w:r>
        <w:rPr/>
        <w:t xml:space="preserve"> of mutating to a new allele, which involves randomly drawing a new integer label from the set. As indicated in the Results, estimation of diversity and inbreeding statistics based on our simulations of this finite alleles model conformed accurately to predictions from population genetic models for subdivided populations.   </w:t>
      </w:r>
      <w:bookmarkEnd w:id="0"/>
      <w:r>
        <w:rPr/>
      </w:r>
      <w:r>
        <w:fldChar w:fldCharType="end"/>
      </w:r>
    </w:p>
    <w:p>
      <w:pPr>
        <w:pStyle w:val="Normal"/>
        <w:shd w:fill="FFFFFF" w:val="clear"/>
        <w:spacing w:lineRule="auto" w:line="360"/>
        <w:jc w:val="both"/>
        <w:rPr>
          <w:rFonts w:eastAsia="Ubuntu" w:cs="Ubuntu"/>
        </w:rPr>
      </w:pPr>
      <w:r>
        <w:rPr>
          <w:rFonts w:eastAsia="Ubuntu" w:cs="Ubuntu"/>
        </w:rPr>
      </w:r>
    </w:p>
    <w:p>
      <w:pPr>
        <w:pStyle w:val="Normal"/>
        <w:shd w:fill="FFFFFF" w:val="clear"/>
        <w:spacing w:lineRule="auto" w:line="360"/>
        <w:jc w:val="both"/>
        <w:rPr>
          <w:u w:val="single"/>
        </w:rPr>
      </w:pPr>
      <w:r>
        <w:rPr>
          <w:u w:val="single"/>
        </w:rPr>
        <w:t>Mating and seed production</w:t>
      </w:r>
    </w:p>
    <w:p>
      <w:pPr>
        <w:pStyle w:val="Normal"/>
        <w:shd w:fill="FFFFFF" w:val="clear"/>
        <w:spacing w:lineRule="auto" w:line="360"/>
        <w:jc w:val="both"/>
        <w:rPr/>
      </w:pPr>
      <w:r>
        <w:rPr>
          <w:rFonts w:eastAsia="Ubuntu"/>
        </w:rPr>
        <w:t xml:space="preserve">Individuals contribute to the next generation as mothers and fathers as a function of their sex allocation. </w:t>
      </w:r>
      <w:commentRangeStart w:id="1"/>
      <w:r>
        <w:rPr>
          <w:rFonts w:eastAsia="Ubuntu"/>
        </w:rPr>
        <w:t>An i</w:t>
      </w:r>
      <w:r>
        <w:rPr/>
        <w:t xml:space="preserve">ndividual’s seed production is determined by the product of its female allocation, </w:t>
      </w:r>
      <w:r>
        <w:rPr>
          <w:i/>
          <w:iCs/>
        </w:rPr>
        <w:t>β</w:t>
      </w:r>
      <w:r>
        <w:rPr>
          <w:iCs/>
        </w:rPr>
        <w:t>,</w:t>
      </w:r>
      <w:r>
        <w:rPr/>
        <w:t xml:space="preserve"> and a fertility parameter </w:t>
      </w:r>
      <w:r>
        <w:rPr>
          <w:i/>
          <w:iCs/>
        </w:rPr>
        <w:t>F</w:t>
      </w:r>
      <w:r>
        <w:rPr>
          <w:iCs/>
        </w:rPr>
        <w:t>,</w:t>
      </w:r>
      <w:r>
        <w:rPr/>
        <w:t xml:space="preserve"> which is shared by all individuals and constant over generations for each simulation run; </w:t>
      </w:r>
      <w:r>
        <w:rPr>
          <w:i/>
        </w:rPr>
        <w:t>F</w:t>
      </w:r>
      <w:r>
        <w:rPr/>
        <w:t xml:space="preserve"> regulates the local population growth rate (see below). </w:t>
      </w:r>
      <w:r>
        <w:rPr/>
      </w:r>
      <w:ins w:id="6" w:author="Auteur inconnu" w:date="2016-08-21T22:48:00Z">
        <w:commentRangeEnd w:id="1"/>
        <w:r>
          <w:commentReference w:id="1"/>
        </w:r>
        <w:r>
          <w:rPr>
            <w:rFonts w:ascii="Times" w:hAnsi="Times"/>
          </w:rPr>
          <w:t>I</w:t>
        </w:r>
      </w:ins>
      <w:ins w:id="7" w:author="Auteur inconnu" w:date="2016-08-21T22:48:00Z">
        <w:r>
          <w:rPr/>
          <w:t>f the product</w:t>
        </w:r>
      </w:ins>
      <w:ins w:id="8" w:author="Auteur inconnu" w:date="2016-08-21T22:49:00Z">
        <w:r>
          <w:rPr/>
          <w:t xml:space="preserve"> </w:t>
        </w:r>
      </w:ins>
      <w:ins w:id="9" w:author="Auteur inconnu" w:date="2016-08-21T22:49:00Z">
        <w:r>
          <w:rPr>
            <w:i/>
            <w:iCs/>
          </w:rPr>
          <w:t>β</w:t>
        </w:r>
      </w:ins>
      <w:ins w:id="10" w:author="Auteur inconnu" w:date="2016-08-21T22:49:00Z">
        <w:r>
          <w:rPr>
            <w:i w:val="false"/>
            <w:iCs w:val="false"/>
          </w:rPr>
          <w:t>.</w:t>
        </w:r>
      </w:ins>
      <w:ins w:id="11" w:author="Auteur inconnu" w:date="2016-08-21T22:49:00Z">
        <w:r>
          <w:rPr>
            <w:i/>
            <w:iCs/>
          </w:rPr>
          <w:t>F</w:t>
        </w:r>
      </w:ins>
      <w:ins w:id="12" w:author="Auteur inconnu" w:date="2016-08-21T22:49:00Z">
        <w:r>
          <w:rPr>
            <w:i w:val="false"/>
            <w:iCs w:val="false"/>
          </w:rPr>
          <w:t xml:space="preserve"> is a floating value, the number of produced seeds is the characteristic of this floating value to which one seed can be randomly added with a binomial probability equal to the mantissa.</w:t>
        </w:r>
      </w:ins>
      <w:r>
        <w:rPr/>
        <w:t xml:space="preserve"> The mother of each new seed is determined by random sampling among individuals in the deme, with probability of being chosen each time weighted by the individual’s value of </w:t>
      </w:r>
      <w:r>
        <w:rPr>
          <w:i/>
          <w:iCs/>
        </w:rPr>
        <w:t>β</w:t>
      </w:r>
      <w:r>
        <w:rPr/>
        <w:t xml:space="preserve">. Each new seed’s father is determined similarly by a random sampling across the deme, weighted by its α. The pollen and ovule alleles for each new seed progeny are sampled randomly from the chosen parent (with a 0.5 probability of choosing each allele for each locus). </w:t>
      </w:r>
    </w:p>
    <w:p>
      <w:pPr>
        <w:pStyle w:val="Normal"/>
        <w:shd w:fill="FFFFFF" w:val="clear"/>
        <w:spacing w:lineRule="auto" w:line="360"/>
        <w:jc w:val="both"/>
        <w:rPr/>
      </w:pPr>
      <w:r>
        <w:rPr/>
      </w:r>
    </w:p>
    <w:p>
      <w:pPr>
        <w:pStyle w:val="Normal"/>
        <w:shd w:fill="FFFFFF" w:val="clear"/>
        <w:spacing w:lineRule="auto" w:line="360"/>
        <w:jc w:val="both"/>
        <w:rPr>
          <w:u w:val="single"/>
        </w:rPr>
      </w:pPr>
      <w:r>
        <w:rPr>
          <w:u w:val="single"/>
        </w:rPr>
        <w:t>Population growth of local demes</w:t>
      </w:r>
    </w:p>
    <w:p>
      <w:pPr>
        <w:pStyle w:val="Normal"/>
        <w:shd w:fill="FFFFFF" w:val="clear"/>
        <w:spacing w:lineRule="auto" w:line="360"/>
        <w:jc w:val="both"/>
        <w:rPr/>
      </w:pPr>
      <w:r>
        <w:rPr/>
        <w:t xml:space="preserve">We simulated a finite-island metapopulation of </w:t>
      </w:r>
      <w:r>
        <w:rPr>
          <w:i/>
          <w:iCs/>
        </w:rPr>
        <w:t>D</w:t>
      </w:r>
      <w:r>
        <w:rPr/>
        <w:t xml:space="preserve"> demes with discrete, non-overlapping generations. All of the </w:t>
      </w:r>
      <w:r>
        <w:rPr>
          <w:i/>
          <w:iCs/>
        </w:rPr>
        <w:t>D</w:t>
      </w:r>
      <w:r>
        <w:rPr/>
        <w:t xml:space="preserve"> demes is occupied by </w:t>
      </w:r>
      <w:r>
        <w:rPr>
          <w:i/>
        </w:rPr>
        <w:t>N</w:t>
      </w:r>
      <w:r>
        <w:rPr/>
        <w:t xml:space="preserve"> individuals, where 0 </w:t>
      </w:r>
      <w:r>
        <w:rPr>
          <w:rFonts w:eastAsia="Ubuntu" w:cs="Ubuntu"/>
        </w:rPr>
        <w:t xml:space="preserve">≤ </w:t>
      </w:r>
      <w:r>
        <w:rPr>
          <w:rFonts w:eastAsia="Ubuntu" w:cs="Ubuntu"/>
          <w:i/>
          <w:iCs/>
        </w:rPr>
        <w:t xml:space="preserve">N </w:t>
      </w:r>
      <w:r>
        <w:rPr>
          <w:rFonts w:eastAsia="Ubuntu" w:cs="Ubuntu"/>
        </w:rPr>
        <w:t xml:space="preserve">≤ </w:t>
      </w:r>
      <w:r>
        <w:rPr>
          <w:rFonts w:eastAsia="Ubuntu" w:cs="Ubuntu"/>
          <w:i/>
        </w:rPr>
        <w:t>K</w:t>
      </w:r>
      <w:r>
        <w:rPr>
          <w:rFonts w:eastAsia="Ubuntu" w:cs="Ubuntu"/>
        </w:rPr>
        <w:t xml:space="preserve">, and </w:t>
      </w:r>
      <w:r>
        <w:rPr>
          <w:rFonts w:eastAsia="Ubuntu" w:cs="Ubuntu"/>
          <w:i/>
        </w:rPr>
        <w:t>K</w:t>
      </w:r>
      <w:r>
        <w:rPr>
          <w:rFonts w:eastAsia="Ubuntu" w:cs="Ubuntu"/>
        </w:rPr>
        <w:t xml:space="preserve"> is the carrying capacity. Population growth of a particular deme is determined by its current </w:t>
      </w:r>
      <w:r>
        <w:rPr>
          <w:rFonts w:eastAsia="Ubuntu" w:cs="Ubuntu"/>
          <w:i/>
        </w:rPr>
        <w:t>N</w:t>
      </w:r>
      <w:r>
        <w:rPr>
          <w:rFonts w:eastAsia="Ubuntu" w:cs="Ubuntu"/>
        </w:rPr>
        <w:t xml:space="preserve">, the parameter </w:t>
      </w:r>
      <w:r>
        <w:rPr>
          <w:rFonts w:eastAsia="Ubuntu" w:cs="Ubuntu"/>
          <w:i/>
        </w:rPr>
        <w:t>F</w:t>
      </w:r>
      <w:r>
        <w:rPr>
          <w:rFonts w:eastAsia="Ubuntu" w:cs="Ubuntu"/>
        </w:rPr>
        <w:t>, and the values of female allocation,</w:t>
      </w:r>
      <w:r>
        <w:rPr>
          <w:rFonts w:eastAsia="Ubuntu" w:cs="Ubuntu"/>
          <w:i/>
        </w:rPr>
        <w:t xml:space="preserve"> </w:t>
      </w:r>
      <w:r>
        <w:rPr>
          <w:i/>
          <w:iCs/>
        </w:rPr>
        <w:t>β</w:t>
      </w:r>
      <w:r>
        <w:rPr>
          <w:iCs/>
        </w:rPr>
        <w:t>, of its constituent individuals (prior to mutation). Specifically, if</w:t>
      </w:r>
      <w:r>
        <w:rPr>
          <w:i/>
          <w:iCs/>
        </w:rPr>
        <w:t xml:space="preserve"> N</w:t>
      </w:r>
      <w:r>
        <w:rPr>
          <w:i/>
          <w:iCs/>
          <w:vertAlign w:val="subscript"/>
        </w:rPr>
        <w:t>t</w:t>
      </w:r>
      <w:r>
        <w:rPr>
          <w:iCs/>
          <w:vertAlign w:val="subscript"/>
        </w:rPr>
        <w:t xml:space="preserve">=0 </w:t>
      </w:r>
      <w:r>
        <w:rPr/>
        <w:t xml:space="preserve">is a deme’s size prior to reproduction, </w:t>
      </w:r>
      <w:r>
        <w:rPr>
          <w:iCs/>
        </w:rPr>
        <w:t xml:space="preserve">its new size after reproduction </w:t>
      </w:r>
      <w:ins w:id="13" w:author="Auteur inconnu" w:date="2016-08-21T23:12:00Z">
        <w:r>
          <w:rPr>
            <w:i/>
            <w:iCs/>
          </w:rPr>
          <w:t>N</w:t>
        </w:r>
      </w:ins>
      <w:ins w:id="14" w:author="Auteur inconnu" w:date="2016-08-21T23:12:00Z">
        <w:r>
          <w:rPr>
            <w:i/>
            <w:iCs/>
            <w:vertAlign w:val="subscript"/>
          </w:rPr>
          <w:t>t</w:t>
        </w:r>
      </w:ins>
      <w:ins w:id="15" w:author="Auteur inconnu" w:date="2016-08-21T23:12:00Z">
        <w:r>
          <w:rPr>
            <w:iCs/>
            <w:vertAlign w:val="subscript"/>
          </w:rPr>
          <w:t xml:space="preserve">=1 </w:t>
        </w:r>
      </w:ins>
      <w:r>
        <w:rPr>
          <w:iCs/>
        </w:rPr>
        <w:t>is given by</w:t>
      </w:r>
      <w:r>
        <w:rPr>
          <w:i/>
          <w:iCs/>
        </w:rPr>
        <w:t xml:space="preserve"> </w:t>
      </w:r>
      <w:ins w:id="16" w:author="Auteur inconnu" w:date="2016-08-21T23:12:00Z">
        <w:commentRangeStart w:id="2"/>
        <w:r>
          <w:rPr>
            <w:i w:val="false"/>
            <w:iCs w:val="false"/>
          </w:rPr>
          <w:t xml:space="preserve">the sum of </w:t>
        </w:r>
      </w:ins>
      <w:ins w:id="17" w:author="Auteur inconnu" w:date="2016-08-21T23:13:00Z">
        <w:r>
          <w:rPr>
            <w:i/>
            <w:iCs/>
          </w:rPr>
          <w:t>β</w:t>
        </w:r>
      </w:ins>
      <w:ins w:id="18" w:author="Auteur inconnu" w:date="2016-08-21T23:13:00Z">
        <w:r>
          <w:rPr>
            <w:i w:val="false"/>
            <w:iCs w:val="false"/>
          </w:rPr>
          <w:t>.</w:t>
        </w:r>
      </w:ins>
      <w:ins w:id="19" w:author="Auteur inconnu" w:date="2016-08-21T23:13:00Z">
        <w:r>
          <w:rPr>
            <w:i/>
            <w:iCs/>
          </w:rPr>
          <w:t>F</w:t>
        </w:r>
      </w:ins>
      <w:ins w:id="20" w:author="Auteur inconnu" w:date="2016-08-21T23:13:00Z">
        <w:r>
          <w:rPr>
            <w:i w:val="false"/>
            <w:iCs w:val="false"/>
          </w:rPr>
          <w:t xml:space="preserve"> over the </w:t>
        </w:r>
      </w:ins>
      <w:ins w:id="21" w:author="Auteur inconnu" w:date="2016-08-21T23:13:00Z">
        <w:r>
          <w:rPr>
            <w:i/>
            <w:iCs/>
          </w:rPr>
          <w:t>N</w:t>
        </w:r>
      </w:ins>
      <w:ins w:id="22" w:author="Auteur inconnu" w:date="2016-08-21T23:13:00Z">
        <w:r>
          <w:rPr>
            <w:i/>
            <w:iCs/>
            <w:vertAlign w:val="subscript"/>
          </w:rPr>
          <w:t>t</w:t>
        </w:r>
      </w:ins>
      <w:ins w:id="23" w:author="Auteur inconnu" w:date="2016-08-21T23:13:00Z">
        <w:r>
          <w:rPr>
            <w:i w:val="false"/>
            <w:iCs/>
            <w:vertAlign w:val="subscript"/>
          </w:rPr>
          <w:t>=0</w:t>
        </w:r>
      </w:ins>
      <w:ins w:id="24" w:author="Auteur inconnu" w:date="2016-08-21T23:13:00Z">
        <w:r>
          <w:rPr>
            <w:i w:val="false"/>
            <w:iCs/>
            <w:position w:val="0"/>
            <w:sz w:val="20"/>
            <w:sz w:val="20"/>
            <w:vertAlign w:val="baseline"/>
          </w:rPr>
          <w:t xml:space="preserve">  individuals.</w:t>
        </w:r>
      </w:ins>
      <w:del w:id="25" w:author="Auteur inconnu" w:date="2016-08-21T23:12:00Z">
        <w:r>
          <w:rPr>
            <w:i/>
            <w:iCs/>
            <w:position w:val="0"/>
            <w:sz w:val="20"/>
            <w:sz w:val="20"/>
            <w:vertAlign w:val="baseline"/>
          </w:rPr>
          <w:delText>N</w:delText>
        </w:r>
      </w:del>
      <w:del w:id="26" w:author="Auteur inconnu" w:date="2016-08-21T23:12:00Z">
        <w:r>
          <w:rPr>
            <w:i/>
            <w:iCs/>
            <w:vertAlign w:val="subscript"/>
          </w:rPr>
          <w:delText>t</w:delText>
        </w:r>
      </w:del>
      <w:del w:id="27" w:author="Auteur inconnu" w:date="2016-08-21T23:12:00Z">
        <w:r>
          <w:rPr>
            <w:i w:val="false"/>
            <w:iCs/>
            <w:vertAlign w:val="subscript"/>
          </w:rPr>
          <w:delText>=1</w:delText>
        </w:r>
      </w:del>
      <w:del w:id="28" w:author="Auteur inconnu" w:date="2016-08-21T23:12:00Z">
        <w:r>
          <w:rPr>
            <w:i w:val="false"/>
            <w:iCs/>
            <w:position w:val="0"/>
            <w:sz w:val="20"/>
            <w:sz w:val="20"/>
            <w:vertAlign w:val="baseline"/>
          </w:rPr>
          <w:delText xml:space="preserve"> </w:delText>
        </w:r>
      </w:del>
      <w:del w:id="29" w:author="Auteur inconnu" w:date="2016-08-21T23:14:00Z">
        <w:r>
          <w:rPr>
            <w:i w:val="false"/>
            <w:iCs/>
            <w:position w:val="0"/>
            <w:sz w:val="20"/>
            <w:sz w:val="20"/>
            <w:vertAlign w:val="baseline"/>
          </w:rPr>
          <w:delText>=</w:delText>
        </w:r>
      </w:del>
      <w:del w:id="30" w:author="Auteur inconnu" w:date="2016-08-21T23:14:00Z">
        <w:r>
          <w:rPr>
            <w:i/>
            <w:iCs/>
            <w:position w:val="0"/>
            <w:sz w:val="20"/>
            <w:sz w:val="20"/>
            <w:vertAlign w:val="baseline"/>
          </w:rPr>
          <w:delText xml:space="preserve"> </w:delText>
        </w:r>
      </w:del>
      <w:del w:id="31" w:author="Auteur inconnu" w:date="2016-08-21T23:14:00Z">
        <w:r>
          <w:rPr>
            <w:i w:val="false"/>
            <w:iCs/>
            <w:position w:val="0"/>
            <w:sz w:val="20"/>
            <w:sz w:val="20"/>
            <w:vertAlign w:val="baseline"/>
          </w:rPr>
          <w:delText>min(</w:delText>
        </w:r>
      </w:del>
      <w:del w:id="32" w:author="Auteur inconnu" w:date="2016-08-21T23:14:00Z">
        <w:r>
          <w:rPr>
            <w:i/>
            <w:iCs/>
            <w:position w:val="0"/>
            <w:sz w:val="20"/>
            <w:sz w:val="20"/>
            <w:vertAlign w:val="baseline"/>
          </w:rPr>
          <w:delText>K</w:delText>
        </w:r>
      </w:del>
      <w:del w:id="33" w:author="Auteur inconnu" w:date="2016-08-21T23:14:00Z">
        <w:r>
          <w:rPr>
            <w:i w:val="false"/>
            <w:iCs/>
            <w:position w:val="0"/>
            <w:sz w:val="20"/>
            <w:sz w:val="20"/>
            <w:vertAlign w:val="baseline"/>
          </w:rPr>
          <w:delText xml:space="preserve">, </w:delText>
        </w:r>
      </w:del>
      <w:del w:id="34" w:author="Auteur inconnu" w:date="2016-08-21T23:14:00Z">
        <w:r>
          <w:rPr>
            <w:i/>
            <w:iCs/>
            <w:position w:val="0"/>
            <w:sz w:val="20"/>
            <w:sz w:val="20"/>
            <w:vertAlign w:val="baseline"/>
          </w:rPr>
          <w:delText>F β</w:delText>
        </w:r>
      </w:del>
      <w:del w:id="35" w:author="Auteur inconnu" w:date="2016-08-21T23:14:00Z">
        <w:r>
          <w:rPr>
            <w:i w:val="false"/>
            <w:iCs/>
            <w:vertAlign w:val="subscript"/>
          </w:rPr>
          <w:delText>av</w:delText>
        </w:r>
      </w:del>
      <w:del w:id="36" w:author="Auteur inconnu" w:date="2016-08-21T23:14:00Z">
        <w:r>
          <w:rPr>
            <w:i/>
            <w:iCs/>
            <w:position w:val="0"/>
            <w:sz w:val="20"/>
            <w:sz w:val="20"/>
            <w:vertAlign w:val="baseline"/>
          </w:rPr>
          <w:delText xml:space="preserve"> N</w:delText>
        </w:r>
      </w:del>
      <w:del w:id="37" w:author="Auteur inconnu" w:date="2016-08-21T23:14:00Z">
        <w:r>
          <w:rPr>
            <w:i/>
            <w:iCs/>
            <w:vertAlign w:val="subscript"/>
          </w:rPr>
          <w:delText>t</w:delText>
        </w:r>
      </w:del>
      <w:del w:id="38" w:author="Auteur inconnu" w:date="2016-08-21T23:14:00Z">
        <w:r>
          <w:rPr>
            <w:i w:val="false"/>
            <w:iCs/>
            <w:vertAlign w:val="subscript"/>
          </w:rPr>
          <w:delText>=0</w:delText>
        </w:r>
      </w:del>
      <w:del w:id="39" w:author="Auteur inconnu" w:date="2016-08-21T23:14:00Z">
        <w:r>
          <w:rPr>
            <w:i w:val="false"/>
            <w:iCs/>
            <w:position w:val="0"/>
            <w:sz w:val="20"/>
            <w:sz w:val="20"/>
            <w:vertAlign w:val="baseline"/>
          </w:rPr>
          <w:delText xml:space="preserve">),  where </w:delText>
        </w:r>
      </w:del>
      <w:del w:id="40" w:author="Auteur inconnu" w:date="2016-08-21T23:14:00Z">
        <w:r>
          <w:rPr>
            <w:i/>
            <w:iCs/>
            <w:position w:val="0"/>
            <w:sz w:val="20"/>
            <w:sz w:val="20"/>
            <w:vertAlign w:val="baseline"/>
          </w:rPr>
          <w:delText>β</w:delText>
        </w:r>
      </w:del>
      <w:del w:id="41" w:author="Auteur inconnu" w:date="2016-08-21T23:14:00Z">
        <w:r>
          <w:rPr>
            <w:i w:val="false"/>
            <w:iCs/>
            <w:vertAlign w:val="subscript"/>
          </w:rPr>
          <w:delText>av</w:delText>
        </w:r>
      </w:del>
      <w:del w:id="42" w:author="Auteur inconnu" w:date="2016-08-21T23:14:00Z">
        <w:r>
          <w:rPr>
            <w:i w:val="false"/>
            <w:iCs/>
            <w:position w:val="0"/>
            <w:sz w:val="20"/>
            <w:sz w:val="20"/>
            <w:vertAlign w:val="baseline"/>
          </w:rPr>
          <w:delText xml:space="preserve"> </w:delText>
        </w:r>
      </w:del>
      <w:r>
        <w:rPr>
          <w:i w:val="false"/>
          <w:iCs/>
          <w:position w:val="0"/>
          <w:sz w:val="20"/>
          <w:sz w:val="20"/>
          <w:vertAlign w:val="baseline"/>
        </w:rPr>
      </w:r>
      <w:del w:id="43" w:author="Auteur inconnu" w:date="2016-08-21T23:14:00Z">
        <w:commentRangeEnd w:id="2"/>
        <w:r>
          <w:commentReference w:id="2"/>
        </w:r>
        <w:r>
          <w:rPr>
            <w:i w:val="false"/>
            <w:iCs/>
            <w:position w:val="0"/>
            <w:sz w:val="20"/>
            <w:sz w:val="20"/>
            <w:vertAlign w:val="baseline"/>
          </w:rPr>
          <w:delText xml:space="preserve">is the mean value of </w:delText>
        </w:r>
      </w:del>
      <w:del w:id="44" w:author="Auteur inconnu" w:date="2016-08-21T23:14:00Z">
        <w:r>
          <w:rPr>
            <w:i/>
            <w:iCs/>
            <w:position w:val="0"/>
            <w:sz w:val="20"/>
            <w:sz w:val="20"/>
            <w:vertAlign w:val="baseline"/>
          </w:rPr>
          <w:delText>β</w:delText>
        </w:r>
      </w:del>
      <w:del w:id="45" w:author="Auteur inconnu" w:date="2016-08-21T23:14:00Z">
        <w:r>
          <w:rPr>
            <w:i w:val="false"/>
            <w:iCs/>
            <w:position w:val="0"/>
            <w:sz w:val="20"/>
            <w:sz w:val="20"/>
            <w:vertAlign w:val="baseline"/>
          </w:rPr>
          <w:delText xml:space="preserve"> over all individuals in the deme, and the product </w:delText>
        </w:r>
      </w:del>
      <w:del w:id="46" w:author="Auteur inconnu" w:date="2016-08-21T23:14:00Z">
        <w:r>
          <w:rPr>
            <w:i/>
            <w:iCs/>
            <w:position w:val="0"/>
            <w:sz w:val="20"/>
            <w:sz w:val="20"/>
            <w:vertAlign w:val="baseline"/>
          </w:rPr>
          <w:delText>F β</w:delText>
        </w:r>
      </w:del>
      <w:del w:id="47" w:author="Auteur inconnu" w:date="2016-08-21T23:14:00Z">
        <w:r>
          <w:rPr>
            <w:i w:val="false"/>
            <w:iCs/>
            <w:vertAlign w:val="subscript"/>
          </w:rPr>
          <w:delText>av</w:delText>
        </w:r>
      </w:del>
      <w:del w:id="48" w:author="Auteur inconnu" w:date="2016-08-21T23:14:00Z">
        <w:r>
          <w:rPr>
            <w:i/>
            <w:iCs/>
            <w:position w:val="0"/>
            <w:sz w:val="20"/>
            <w:sz w:val="20"/>
            <w:vertAlign w:val="baseline"/>
          </w:rPr>
          <w:delText xml:space="preserve"> N</w:delText>
        </w:r>
      </w:del>
      <w:del w:id="49" w:author="Auteur inconnu" w:date="2016-08-21T23:14:00Z">
        <w:r>
          <w:rPr>
            <w:i/>
            <w:iCs/>
            <w:vertAlign w:val="subscript"/>
          </w:rPr>
          <w:delText>t</w:delText>
        </w:r>
      </w:del>
      <w:del w:id="50" w:author="Auteur inconnu" w:date="2016-08-21T23:14:00Z">
        <w:r>
          <w:rPr>
            <w:i w:val="false"/>
            <w:iCs/>
            <w:vertAlign w:val="subscript"/>
          </w:rPr>
          <w:delText>=0</w:delText>
        </w:r>
      </w:del>
      <w:del w:id="51" w:author="Auteur inconnu" w:date="2016-08-21T23:14:00Z">
        <w:r>
          <w:rPr>
            <w:i w:val="false"/>
            <w:iCs/>
            <w:position w:val="0"/>
            <w:sz w:val="20"/>
            <w:sz w:val="20"/>
            <w:vertAlign w:val="baseline"/>
          </w:rPr>
          <w:delText xml:space="preserve"> </w:delText>
        </w:r>
      </w:del>
      <w:ins w:id="52" w:author="Auteur inconnu" w:date="2016-08-21T23:14:00Z">
        <w:r>
          <w:rPr/>
          <w:t xml:space="preserve"> </w:t>
        </w:r>
      </w:ins>
      <w:ins w:id="53" w:author="Auteur inconnu" w:date="2016-08-21T23:14:00Z">
        <w:r>
          <w:rPr>
            <w:i/>
            <w:iCs/>
          </w:rPr>
          <w:t>N</w:t>
        </w:r>
      </w:ins>
      <w:ins w:id="54" w:author="Auteur inconnu" w:date="2016-08-21T23:14:00Z">
        <w:r>
          <w:rPr>
            <w:i/>
            <w:iCs/>
            <w:vertAlign w:val="subscript"/>
          </w:rPr>
          <w:t>t</w:t>
        </w:r>
      </w:ins>
      <w:ins w:id="55" w:author="Auteur inconnu" w:date="2016-08-21T23:14:00Z">
        <w:r>
          <w:rPr>
            <w:iCs/>
            <w:vertAlign w:val="subscript"/>
          </w:rPr>
          <w:t>=1</w:t>
        </w:r>
      </w:ins>
      <w:ins w:id="56" w:author="Auteur inconnu" w:date="2016-08-21T23:14:00Z">
        <w:r>
          <w:rPr/>
          <w:t xml:space="preserve"> </w:t>
        </w:r>
      </w:ins>
      <w:r>
        <w:rPr/>
        <w:t xml:space="preserve">is effectively truncated at the population carrying capacity </w:t>
      </w:r>
      <w:r>
        <w:rPr>
          <w:i/>
        </w:rPr>
        <w:t>K</w:t>
      </w:r>
      <w:ins w:id="57" w:author="Auteur inconnu" w:date="2016-08-21T23:14:00Z">
        <w:r>
          <w:rPr>
            <w:i w:val="false"/>
            <w:iCs w:val="false"/>
          </w:rPr>
          <w:t>, if exceeded</w:t>
        </w:r>
      </w:ins>
      <w:r>
        <w:rPr/>
        <w:t xml:space="preserve">. </w:t>
      </w:r>
    </w:p>
    <w:p>
      <w:pPr>
        <w:pStyle w:val="Normal"/>
        <w:shd w:fill="FFFFFF" w:val="clear"/>
        <w:spacing w:lineRule="auto" w:line="360"/>
        <w:jc w:val="both"/>
        <w:rPr/>
      </w:pPr>
      <w:r>
        <w:rPr/>
      </w:r>
    </w:p>
    <w:p>
      <w:pPr>
        <w:pStyle w:val="Normal"/>
        <w:shd w:fill="FFFFFF" w:val="clear"/>
        <w:spacing w:lineRule="auto" w:line="360"/>
        <w:jc w:val="both"/>
        <w:rPr>
          <w:u w:val="single"/>
        </w:rPr>
      </w:pPr>
      <w:r>
        <w:rPr>
          <w:u w:val="single"/>
        </w:rPr>
        <w:t>Metapopulation dynamics: migration, extinction and colonisation</w:t>
      </w:r>
    </w:p>
    <w:p>
      <w:pPr>
        <w:pStyle w:val="Normal"/>
        <w:shd w:fill="FFFFFF" w:val="clear"/>
        <w:spacing w:lineRule="auto" w:line="360"/>
        <w:jc w:val="both"/>
        <w:rPr/>
      </w:pPr>
      <w:r>
        <w:rPr/>
        <w:t xml:space="preserve">After mating and reproduction, each deme receives migrants from the rest of the metapopulation, with their number sampled from a Poisson distribution with mean </w:t>
      </w:r>
      <w:r>
        <w:rPr>
          <w:i/>
          <w:iCs/>
        </w:rPr>
        <w:t>I</w:t>
      </w:r>
      <w:r>
        <w:rPr/>
        <w:t xml:space="preserve">. For a given deme, immigrants are drawn from a random sample of the whole metapopulation, i.e., we effectively assumed that migrants came from a global migrant-pool. Migrants augment the number of individuals in a deme, except that, for demes at their carrying capacity, immigrants replace local individuals chosen at random. </w:t>
      </w:r>
    </w:p>
    <w:p>
      <w:pPr>
        <w:pStyle w:val="Normal"/>
        <w:shd w:fill="FFFFFF" w:val="clear"/>
        <w:spacing w:lineRule="auto" w:line="360"/>
        <w:jc w:val="both"/>
        <w:rPr/>
      </w:pPr>
      <w:r>
        <w:rPr/>
      </w:r>
    </w:p>
    <w:p>
      <w:pPr>
        <w:pStyle w:val="Normal"/>
        <w:shd w:fill="FFFFFF" w:val="clear"/>
        <w:spacing w:lineRule="auto" w:line="360"/>
        <w:jc w:val="both"/>
        <w:rPr/>
      </w:pPr>
      <w:r>
        <w:rPr/>
        <w:t xml:space="preserve">Following migration, each deme becomes extinct with probability </w:t>
      </w:r>
      <w:r>
        <w:rPr>
          <w:i/>
        </w:rPr>
        <w:t>E</w:t>
      </w:r>
      <w:r>
        <w:rPr/>
        <w:t xml:space="preserve">; individuals in such demes are immediately replaced by </w:t>
      </w:r>
      <w:r>
        <w:rPr>
          <w:i/>
        </w:rPr>
        <w:t>k</w:t>
      </w:r>
      <w:r>
        <w:rPr/>
        <w:t xml:space="preserve"> colonist individuals sampled according to a propagule pool colonisation (REF). Specifically, a source deme is chosen at random from the metapopulation, weighted by its seed production (see below), and all </w:t>
      </w:r>
      <w:r>
        <w:rPr>
          <w:i/>
        </w:rPr>
        <w:t>k</w:t>
      </w:r>
      <w:r>
        <w:rPr/>
        <w:t xml:space="preserve"> individuals are then drawn from that deme to repopulate the extinct deme. We assume that demes that become extinct do not contribute to the migrant or propagule pool themselves.</w:t>
      </w:r>
    </w:p>
    <w:p>
      <w:pPr>
        <w:pStyle w:val="Normal"/>
        <w:shd w:fill="FFFFFF" w:val="clear"/>
        <w:spacing w:lineRule="auto" w:line="360"/>
        <w:jc w:val="both"/>
        <w:rPr/>
      </w:pPr>
      <w:r>
        <w:rPr/>
      </w:r>
    </w:p>
    <w:p>
      <w:pPr>
        <w:pStyle w:val="Normal"/>
        <w:shd w:fill="FFFFFF" w:val="clear"/>
        <w:spacing w:lineRule="auto" w:line="360"/>
        <w:jc w:val="both"/>
        <w:rPr>
          <w:u w:val="single"/>
        </w:rPr>
      </w:pPr>
      <w:r>
        <w:rPr>
          <w:u w:val="single"/>
        </w:rPr>
        <w:t xml:space="preserve">Implementation, simulation runs, and variables measured </w:t>
      </w:r>
    </w:p>
    <w:p>
      <w:pPr>
        <w:pStyle w:val="Normal"/>
        <w:shd w:fill="FFFFFF" w:val="clear"/>
        <w:spacing w:lineRule="auto" w:line="360"/>
        <w:jc w:val="both"/>
        <w:rPr/>
      </w:pPr>
      <w:r>
        <w:rPr/>
        <w:t>The model was implemented in C, with the code freely available (</w:t>
      </w:r>
      <w:r>
        <w:rPr>
          <w:rStyle w:val="LienInternet"/>
        </w:rPr>
        <w:t>https://github.com/popgenomics/quantiSex</w:t>
      </w:r>
      <w:r>
        <w:rPr/>
        <w:t xml:space="preserve">). We initially tested our simulations by comparing its results for neutral variation with predictions made by population genetic models (REFS). We also established run times necessary for equilibration of the metapopulation sex allocation. We explored parameter space by choosing domains that seemed most interesting and revealing, with all runs replicated multiple times (see Results). We computed statistics for neutral population diversity and differentiation, and for sex allocation, after reproduction. Population genetics statistics </w:t>
      </w:r>
      <w:r>
        <w:rPr>
          <w:i/>
          <w:iCs/>
        </w:rPr>
        <w:t>F</w:t>
      </w:r>
      <w:r>
        <w:rPr>
          <w:i w:val="false"/>
          <w:iCs w:val="false"/>
          <w:vertAlign w:val="subscript"/>
        </w:rPr>
        <w:t>ST</w:t>
      </w:r>
      <w:r>
        <w:rPr/>
        <w:t xml:space="preserve">, </w:t>
      </w:r>
      <w:r>
        <w:rPr>
          <w:i/>
          <w:iCs/>
        </w:rPr>
        <w:t>F</w:t>
      </w:r>
      <w:r>
        <w:rPr>
          <w:vertAlign w:val="subscript"/>
        </w:rPr>
        <w:t>IS</w:t>
      </w:r>
      <w:r>
        <w:rPr/>
        <w:t xml:space="preserve">, </w:t>
      </w:r>
      <w:r>
        <w:rPr>
          <w:i/>
          <w:iCs/>
        </w:rPr>
        <w:t>F</w:t>
      </w:r>
      <w:r>
        <w:rPr>
          <w:vertAlign w:val="subscript"/>
        </w:rPr>
        <w:t>IT</w:t>
      </w:r>
      <w:r>
        <w:rPr/>
        <w:t xml:space="preserve">, </w:t>
      </w:r>
      <w:r>
        <w:rPr>
          <w:i/>
          <w:iCs/>
        </w:rPr>
        <w:t>G</w:t>
      </w:r>
      <w:r>
        <w:rPr>
          <w:vertAlign w:val="subscript"/>
        </w:rPr>
        <w:t>ST</w:t>
      </w:r>
      <w:r>
        <w:rPr/>
        <w:t xml:space="preserve">, </w:t>
      </w:r>
      <w:r>
        <w:rPr>
          <w:i/>
          <w:iCs/>
        </w:rPr>
        <w:t>G</w:t>
      </w:r>
      <w:r>
        <w:rPr/>
        <w:t>'</w:t>
      </w:r>
      <w:r>
        <w:rPr>
          <w:vertAlign w:val="subscript"/>
        </w:rPr>
        <w:t>ST</w:t>
      </w:r>
      <w:r>
        <w:rPr/>
        <w:t xml:space="preserve">, </w:t>
      </w:r>
      <w:r>
        <w:rPr>
          <w:i/>
          <w:iCs/>
        </w:rPr>
        <w:t>G</w:t>
      </w:r>
      <w:r>
        <w:rPr/>
        <w:t>''</w:t>
      </w:r>
      <w:r>
        <w:rPr>
          <w:vertAlign w:val="subscript"/>
        </w:rPr>
        <w:t>ST</w:t>
      </w:r>
      <w:r>
        <w:rPr/>
        <w:t xml:space="preserve"> and </w:t>
      </w:r>
      <w:r>
        <w:rPr>
          <w:i/>
          <w:iCs/>
        </w:rPr>
        <w:t>D</w:t>
      </w:r>
      <w:r>
        <w:rPr>
          <w:vertAlign w:val="subscript"/>
        </w:rPr>
        <w:t>jost</w:t>
      </w:r>
      <w:r>
        <w:rPr/>
        <w:t xml:space="preserve"> were computed by calling the R library 'diveRsity' (Keenan and al, 2013).</w:t>
      </w:r>
    </w:p>
    <w:p>
      <w:pPr>
        <w:pStyle w:val="Normal"/>
        <w:shd w:fill="FFFFFF" w:val="clear"/>
        <w:spacing w:lineRule="auto" w:line="360"/>
        <w:jc w:val="both"/>
        <w:rPr/>
      </w:pPr>
      <w:r>
        <w:rPr/>
      </w:r>
    </w:p>
    <w:p>
      <w:pPr>
        <w:pStyle w:val="Normal"/>
        <w:shd w:fill="FFFFFF" w:val="clear"/>
        <w:spacing w:lineRule="auto" w:line="360"/>
        <w:jc w:val="both"/>
        <w:rPr>
          <w:b/>
          <w:b/>
        </w:rPr>
      </w:pPr>
      <w:r>
        <w:rPr>
          <w:b/>
        </w:rPr>
        <w:t xml:space="preserve">Results </w:t>
      </w:r>
    </w:p>
    <w:p>
      <w:pPr>
        <w:pStyle w:val="Normal"/>
        <w:shd w:fill="FFFFFF" w:val="clear"/>
        <w:spacing w:lineRule="auto" w:line="360"/>
        <w:jc w:val="both"/>
        <w:rPr>
          <w:b w:val="false"/>
          <w:b w:val="false"/>
          <w:bCs w:val="false"/>
        </w:rPr>
      </w:pPr>
      <w:r>
        <w:rPr>
          <w:b w:val="false"/>
          <w:bCs w:val="false"/>
        </w:rPr>
        <w:tab/>
        <w:t xml:space="preserve">We first tested the efficiency of our implemented model to accurately reproduce analytical predictions of genetic differentiation made at neutral markers in response to metapopulation dynamics. For 640 different combinations of migration (lying from 0 to 100) and extinction rates (lying from 0 to 0.3), </w:t>
      </w:r>
      <w:r>
        <w:rPr>
          <w:b w:val="false"/>
          <w:bCs w:val="false"/>
          <w:i/>
          <w:iCs/>
        </w:rPr>
        <w:t>F</w:t>
      </w:r>
      <w:r>
        <w:rPr>
          <w:b w:val="false"/>
          <w:bCs w:val="false"/>
          <w:i/>
          <w:iCs/>
          <w:vertAlign w:val="subscript"/>
        </w:rPr>
        <w:t>ST</w:t>
      </w:r>
      <w:r>
        <w:rPr>
          <w:b w:val="false"/>
          <w:bCs w:val="false"/>
        </w:rPr>
        <w:t xml:space="preserve"> was measured at 20 independent neutral loci in 1,000 demes of 100 individuals. Simulated </w:t>
      </w:r>
      <w:r>
        <w:rPr>
          <w:b w:val="false"/>
          <w:bCs w:val="false"/>
          <w:i/>
          <w:iCs/>
        </w:rPr>
        <w:t>F</w:t>
      </w:r>
      <w:r>
        <w:rPr>
          <w:b w:val="false"/>
          <w:bCs w:val="false"/>
          <w:i/>
          <w:iCs/>
          <w:vertAlign w:val="subscript"/>
        </w:rPr>
        <w:t>ST</w:t>
      </w:r>
      <w:r>
        <w:rPr>
          <w:b w:val="false"/>
          <w:bCs w:val="false"/>
        </w:rPr>
        <w:t xml:space="preserve"> were then compared to analytical predictions made under each combination of parameters (REF Rousset 2003) by measuring the residuals </w:t>
      </w:r>
      <w:r>
        <w:rPr>
          <w:b w:val="false"/>
          <w:bCs w:val="false"/>
          <w:i/>
          <w:iCs/>
        </w:rPr>
        <w:t>R</w:t>
      </w:r>
      <w:r>
        <w:rPr>
          <w:b w:val="false"/>
          <w:bCs w:val="false"/>
        </w:rPr>
        <w:t xml:space="preserve"> = </w:t>
      </w:r>
      <w:r>
        <w:rPr>
          <w:b w:val="false"/>
          <w:bCs w:val="false"/>
          <w:i/>
          <w:iCs/>
        </w:rPr>
        <w:t>F</w:t>
      </w:r>
      <w:r>
        <w:rPr>
          <w:b w:val="false"/>
          <w:bCs w:val="false"/>
          <w:i/>
          <w:iCs/>
          <w:vertAlign w:val="subscript"/>
        </w:rPr>
        <w:t>ST</w:t>
      </w:r>
      <w:r>
        <w:rPr>
          <w:b w:val="false"/>
          <w:bCs w:val="false"/>
          <w:vertAlign w:val="subscript"/>
        </w:rPr>
        <w:t>-Expected</w:t>
      </w:r>
      <w:r>
        <w:rPr>
          <w:b w:val="false"/>
          <w:bCs w:val="false"/>
        </w:rPr>
        <w:t xml:space="preserve"> and </w:t>
      </w:r>
      <w:r>
        <w:rPr>
          <w:b w:val="false"/>
          <w:bCs w:val="false"/>
          <w:i/>
          <w:iCs/>
        </w:rPr>
        <w:t>F</w:t>
      </w:r>
      <w:r>
        <w:rPr>
          <w:b w:val="false"/>
          <w:bCs w:val="false"/>
          <w:i/>
          <w:iCs/>
          <w:vertAlign w:val="subscript"/>
        </w:rPr>
        <w:t>ST</w:t>
      </w:r>
      <w:r>
        <w:rPr>
          <w:b w:val="false"/>
          <w:bCs w:val="false"/>
          <w:vertAlign w:val="subscript"/>
        </w:rPr>
        <w:t>-Simulated</w:t>
      </w:r>
      <w:r>
        <w:rPr>
          <w:b w:val="false"/>
          <w:bCs w:val="false"/>
        </w:rPr>
        <w:t>. Over different combination of parameters, the median absolute deviation |</w:t>
      </w:r>
      <w:r>
        <w:rPr>
          <w:b w:val="false"/>
          <w:bCs w:val="false"/>
          <w:i/>
          <w:iCs/>
        </w:rPr>
        <w:t>R|</w:t>
      </w:r>
      <w:r>
        <w:rPr>
          <w:b w:val="false"/>
          <w:bCs w:val="false"/>
        </w:rPr>
        <w:t xml:space="preserve"> is 0.014 (</w:t>
      </w:r>
      <w:r>
        <w:rPr>
          <w:rFonts w:ascii="Times new roman" w:hAnsi="Times new roman"/>
          <w:b w:val="false"/>
          <w:bCs w:val="false"/>
          <w:i w:val="false"/>
          <w:caps w:val="false"/>
          <w:smallCaps w:val="false"/>
          <w:color w:val="252525"/>
          <w:spacing w:val="0"/>
          <w:sz w:val="21"/>
        </w:rPr>
        <w:t>±</w:t>
      </w:r>
      <w:r>
        <w:rPr>
          <w:b w:val="false"/>
          <w:bCs w:val="false"/>
        </w:rPr>
        <w:t xml:space="preserve"> 0.026). The distribution of </w:t>
      </w:r>
      <w:r>
        <w:rPr>
          <w:b w:val="false"/>
          <w:bCs w:val="false"/>
          <w:i/>
          <w:iCs/>
          <w:position w:val="0"/>
          <w:sz w:val="20"/>
          <w:sz w:val="20"/>
          <w:vertAlign w:val="baseline"/>
        </w:rPr>
        <w:t>R</w:t>
      </w:r>
      <w:r>
        <w:rPr>
          <w:b w:val="false"/>
          <w:bCs w:val="false"/>
          <w:position w:val="0"/>
          <w:sz w:val="20"/>
          <w:sz w:val="20"/>
          <w:vertAlign w:val="baseline"/>
        </w:rPr>
        <w:t xml:space="preserve"> values </w:t>
      </w:r>
      <w:r>
        <w:rPr>
          <w:b w:val="false"/>
          <w:bCs w:val="false"/>
        </w:rPr>
        <w:t>from -0.011 to 0.05 (Fig. S1) indicates a slight tendency to underestimate genetic differentiation, likely because analytical model assumes an infinite number of demes.</w:t>
      </w:r>
      <w:r>
        <w:rPr>
          <w:rFonts w:ascii="Times" w:hAnsi="Times"/>
          <w:b w:val="false"/>
          <w:bCs w:val="false"/>
          <w:i w:val="false"/>
          <w:iCs w:val="false"/>
        </w:rPr>
        <w:t xml:space="preserve"> Thus, i</w:t>
      </w:r>
      <w:r>
        <w:rPr>
          <w:b w:val="false"/>
          <w:bCs w:val="false"/>
        </w:rPr>
        <w:t xml:space="preserve">ncreased number of demes in simulations decreased the departure from expected </w:t>
      </w:r>
      <w:r>
        <w:rPr>
          <w:b w:val="false"/>
          <w:bCs w:val="false"/>
          <w:i/>
          <w:iCs/>
        </w:rPr>
        <w:t>F</w:t>
      </w:r>
      <w:r>
        <w:rPr>
          <w:b w:val="false"/>
          <w:bCs w:val="false"/>
          <w:i/>
          <w:iCs/>
          <w:vertAlign w:val="subscript"/>
        </w:rPr>
        <w:t>ST</w:t>
      </w:r>
      <w:r>
        <w:rPr>
          <w:b w:val="false"/>
          <w:bCs w:val="false"/>
        </w:rPr>
        <w:t>. Overall, the good match indicates that the implemented local extinction, recolonization and migration produce similar effects on genetic differentiation than a commonly investigated metapopulation model (REF Rousset 2003; REF Pannell and Charlesworth 1999), making our simulations suitable to study the effects of genetic differentiation on sex-allocation.</w:t>
      </w:r>
    </w:p>
    <w:p>
      <w:pPr>
        <w:pStyle w:val="Normal"/>
        <w:shd w:fill="FFFFFF" w:val="clear"/>
        <w:spacing w:lineRule="auto" w:line="360"/>
        <w:jc w:val="both"/>
        <w:rPr>
          <w:rFonts w:ascii="Times new roman" w:hAnsi="Times new roman"/>
          <w:b w:val="false"/>
          <w:b w:val="false"/>
          <w:bCs w:val="false"/>
        </w:rPr>
      </w:pPr>
      <w:r>
        <w:rPr>
          <w:b w:val="false"/>
          <w:bCs w:val="false"/>
        </w:rPr>
        <w:tab/>
        <w:t>Figure 1 show</w:t>
      </w:r>
      <w:r>
        <w:rPr>
          <w:rFonts w:ascii="Times new roman" w:hAnsi="Times new roman"/>
          <w:b w:val="false"/>
          <w:bCs w:val="false"/>
        </w:rPr>
        <w:t>s the female allocation in hermaphrodites as a function of metapopulation dynamics (local extinction and recolonization) and migration. For minimum degree of metapopulation dynamics, when extinction is absent (</w:t>
      </w:r>
      <w:r>
        <w:rPr>
          <w:rFonts w:ascii="Times new roman" w:hAnsi="Times new roman"/>
          <w:b w:val="false"/>
          <w:bCs w:val="false"/>
          <w:i/>
          <w:iCs/>
        </w:rPr>
        <w:t>E</w:t>
      </w:r>
      <w:r>
        <w:rPr>
          <w:rFonts w:ascii="Times new roman" w:hAnsi="Times new roman"/>
          <w:b w:val="false"/>
          <w:bCs w:val="false"/>
        </w:rPr>
        <w:t xml:space="preserve"> = 0), female allocation is unbiased with an average value of 0.502 (</w:t>
      </w:r>
      <w:r>
        <w:rPr>
          <w:rFonts w:ascii="Times new roman" w:hAnsi="Times new roman"/>
          <w:b w:val="false"/>
          <w:bCs w:val="false"/>
          <w:i w:val="false"/>
          <w:caps w:val="false"/>
          <w:smallCaps w:val="false"/>
          <w:color w:val="252525"/>
          <w:spacing w:val="0"/>
          <w:sz w:val="21"/>
        </w:rPr>
        <w:t>± 0.002</w:t>
      </w:r>
      <w:r>
        <w:rPr>
          <w:rFonts w:ascii="Times new roman" w:hAnsi="Times new roman"/>
          <w:b w:val="false"/>
          <w:bCs w:val="false"/>
        </w:rPr>
        <w:t xml:space="preserve">) regardless the migration </w:t>
      </w:r>
      <w:r>
        <w:rPr>
          <w:rFonts w:ascii="Times new roman" w:hAnsi="Times new roman"/>
          <w:b w:val="false"/>
          <w:bCs w:val="false"/>
          <w:i/>
          <w:iCs/>
        </w:rPr>
        <w:t>I</w:t>
      </w:r>
      <w:r>
        <w:rPr>
          <w:rFonts w:ascii="Times new roman" w:hAnsi="Times new roman"/>
          <w:b w:val="false"/>
          <w:bCs w:val="false"/>
        </w:rPr>
        <w:t xml:space="preserve"> within the [0-100] interval. Similarly, full migration between demes (</w:t>
      </w:r>
      <w:r>
        <w:rPr>
          <w:rFonts w:ascii="Times new roman" w:hAnsi="Times new roman"/>
          <w:b w:val="false"/>
          <w:bCs w:val="false"/>
          <w:i/>
          <w:iCs/>
        </w:rPr>
        <w:t>I</w:t>
      </w:r>
      <w:r>
        <w:rPr>
          <w:rFonts w:ascii="Times new roman" w:hAnsi="Times new roman"/>
          <w:b w:val="false"/>
          <w:bCs w:val="false"/>
        </w:rPr>
        <w:t>=100)  also maintains balanced allocations with an average female allocation of 0.506 (</w:t>
      </w:r>
      <w:r>
        <w:rPr>
          <w:rFonts w:ascii="Times new roman" w:hAnsi="Times new roman"/>
          <w:b w:val="false"/>
          <w:bCs w:val="false"/>
          <w:i w:val="false"/>
          <w:caps w:val="false"/>
          <w:smallCaps w:val="false"/>
          <w:color w:val="252525"/>
          <w:spacing w:val="0"/>
          <w:sz w:val="21"/>
        </w:rPr>
        <w:t>± 0.004</w:t>
      </w:r>
      <w:r>
        <w:rPr>
          <w:rFonts w:ascii="Times new roman" w:hAnsi="Times new roman"/>
          <w:b w:val="false"/>
          <w:bCs w:val="false"/>
        </w:rPr>
        <w:t xml:space="preserve">) for all extinction rates </w:t>
      </w:r>
      <w:r>
        <w:rPr>
          <w:rFonts w:ascii="Times new roman" w:hAnsi="Times new roman"/>
          <w:b w:val="false"/>
          <w:bCs w:val="false"/>
          <w:i/>
          <w:iCs/>
        </w:rPr>
        <w:t>E</w:t>
      </w:r>
      <w:r>
        <w:rPr>
          <w:rFonts w:ascii="Times new roman" w:hAnsi="Times new roman"/>
          <w:b w:val="false"/>
          <w:bCs w:val="false"/>
        </w:rPr>
        <w:t xml:space="preserve"> in [0-0.3]. Apart of these two extreme situations where the metapopulation is spared by turnover effects, different combinations of </w:t>
      </w:r>
      <w:r>
        <w:rPr>
          <w:rFonts w:ascii="Times new roman" w:hAnsi="Times new roman"/>
          <w:b w:val="false"/>
          <w:bCs w:val="false"/>
          <w:i/>
          <w:iCs/>
        </w:rPr>
        <w:t>E</w:t>
      </w:r>
      <w:r>
        <w:rPr>
          <w:rFonts w:ascii="Times new roman" w:hAnsi="Times new roman"/>
          <w:b w:val="false"/>
          <w:bCs w:val="false"/>
        </w:rPr>
        <w:t xml:space="preserve"> and </w:t>
      </w:r>
      <w:r>
        <w:rPr>
          <w:rFonts w:ascii="Times new roman" w:hAnsi="Times new roman"/>
          <w:b w:val="false"/>
          <w:bCs w:val="false"/>
          <w:i/>
          <w:iCs/>
        </w:rPr>
        <w:t>I</w:t>
      </w:r>
      <w:r>
        <w:rPr>
          <w:rFonts w:ascii="Times new roman" w:hAnsi="Times new roman"/>
          <w:b w:val="false"/>
          <w:bCs w:val="false"/>
        </w:rPr>
        <w:t xml:space="preserve"> generate a continuum of female allocation reaching a maximum of 0.991 when </w:t>
      </w:r>
      <w:r>
        <w:rPr>
          <w:rFonts w:ascii="Times new roman" w:hAnsi="Times new roman"/>
          <w:b w:val="false"/>
          <w:bCs w:val="false"/>
          <w:i/>
          <w:iCs/>
        </w:rPr>
        <w:t>E</w:t>
      </w:r>
      <w:r>
        <w:rPr>
          <w:rFonts w:ascii="Times new roman" w:hAnsi="Times new roman"/>
          <w:b w:val="false"/>
          <w:bCs w:val="false"/>
        </w:rPr>
        <w:t xml:space="preserve"> tends its maximum (</w:t>
      </w:r>
      <w:r>
        <w:rPr>
          <w:rFonts w:ascii="Times new roman" w:hAnsi="Times new roman"/>
          <w:b w:val="false"/>
          <w:bCs w:val="false"/>
          <w:i/>
          <w:iCs/>
        </w:rPr>
        <w:t>E</w:t>
      </w:r>
      <w:r>
        <w:rPr>
          <w:rFonts w:ascii="Times new roman" w:hAnsi="Times new roman"/>
          <w:b w:val="false"/>
          <w:bCs w:val="false"/>
        </w:rPr>
        <w:t xml:space="preserve">=0.3) and </w:t>
      </w:r>
      <w:r>
        <w:rPr>
          <w:rFonts w:ascii="Times new roman" w:hAnsi="Times new roman"/>
          <w:b w:val="false"/>
          <w:bCs w:val="false"/>
          <w:i/>
          <w:iCs/>
        </w:rPr>
        <w:t>I</w:t>
      </w:r>
      <w:r>
        <w:rPr>
          <w:rFonts w:ascii="Times new roman" w:hAnsi="Times new roman"/>
          <w:b w:val="false"/>
          <w:bCs w:val="false"/>
        </w:rPr>
        <w:t xml:space="preserve"> tends its minimum (</w:t>
      </w:r>
      <w:r>
        <w:rPr>
          <w:rFonts w:ascii="Times new roman" w:hAnsi="Times new roman"/>
          <w:b w:val="false"/>
          <w:bCs w:val="false"/>
          <w:i/>
          <w:iCs/>
        </w:rPr>
        <w:t>I</w:t>
      </w:r>
      <w:r>
        <w:rPr>
          <w:rFonts w:ascii="Times new roman" w:hAnsi="Times new roman"/>
          <w:b w:val="false"/>
          <w:bCs w:val="false"/>
        </w:rPr>
        <w:t xml:space="preserve">=0). </w:t>
      </w:r>
      <w:r>
        <w:rPr>
          <w:rFonts w:ascii="Times" w:hAnsi="Times"/>
          <w:b w:val="false"/>
          <w:bCs w:val="false"/>
          <w:i w:val="false"/>
          <w:iCs w:val="false"/>
        </w:rPr>
        <w:t>I</w:t>
      </w:r>
      <w:r>
        <w:rPr>
          <w:rFonts w:ascii="Times new roman" w:hAnsi="Times new roman"/>
          <w:b w:val="false"/>
          <w:bCs w:val="false"/>
        </w:rPr>
        <w:t>n complete absence of migration (</w:t>
      </w:r>
      <w:r>
        <w:rPr>
          <w:rFonts w:ascii="Times new roman" w:hAnsi="Times new roman"/>
          <w:b w:val="false"/>
          <w:bCs w:val="false"/>
          <w:i/>
          <w:iCs/>
        </w:rPr>
        <w:t>I</w:t>
      </w:r>
      <w:r>
        <w:rPr>
          <w:rFonts w:ascii="Times new roman" w:hAnsi="Times new roman"/>
          <w:b w:val="false"/>
          <w:bCs w:val="false"/>
        </w:rPr>
        <w:t xml:space="preserve">=0), even small values of </w:t>
      </w:r>
      <w:r>
        <w:rPr>
          <w:rFonts w:ascii="Times new roman" w:hAnsi="Times new roman"/>
          <w:b w:val="false"/>
          <w:bCs w:val="false"/>
          <w:i/>
          <w:iCs/>
        </w:rPr>
        <w:t>E</w:t>
      </w:r>
      <w:r>
        <w:rPr>
          <w:rFonts w:ascii="Times new roman" w:hAnsi="Times new roman"/>
          <w:b w:val="false"/>
          <w:bCs w:val="false"/>
        </w:rPr>
        <w:t xml:space="preserve"> lead to strongly female-biased hermaphrodites, with female allocation always greater than 0.939. However, higher extinction rates are required to maintain female-biased allocation in face of increased gene flow (Fig. 1 and S2), but also in face of increased number of colonist individuals (Fig. S2).</w:t>
      </w:r>
    </w:p>
    <w:p>
      <w:pPr>
        <w:pStyle w:val="Normal"/>
        <w:shd w:fill="FFFFFF" w:val="clear"/>
        <w:spacing w:lineRule="auto" w:line="360"/>
        <w:jc w:val="both"/>
        <w:rPr>
          <w:rFonts w:ascii="Times new roman" w:hAnsi="Times new roman"/>
          <w:b w:val="false"/>
          <w:b w:val="false"/>
          <w:bCs w:val="false"/>
          <w:i w:val="false"/>
          <w:i w:val="false"/>
          <w:iCs w:val="false"/>
          <w:position w:val="0"/>
          <w:sz w:val="20"/>
          <w:sz w:val="20"/>
          <w:vertAlign w:val="baseline"/>
        </w:rPr>
      </w:pPr>
      <w:r>
        <w:rPr>
          <w:rFonts w:ascii="Times new roman" w:hAnsi="Times new roman"/>
          <w:b w:val="false"/>
          <w:bCs w:val="false"/>
        </w:rPr>
        <w:tab/>
        <w:t xml:space="preserve">Since population turnovers in metapopulations increase both genetic differentiation between demes (Fig. S1) and female allocation of hermaphrodites (Fig. 1), one can expect a tight relationship between sex-bias and statistics summarizing differentiation at neutral markers such as </w:t>
      </w:r>
      <w:r>
        <w:rPr>
          <w:rFonts w:ascii="Times new roman" w:hAnsi="Times new roman"/>
          <w:b w:val="false"/>
          <w:bCs w:val="false"/>
          <w:i/>
          <w:iCs/>
        </w:rPr>
        <w:t>F</w:t>
      </w:r>
      <w:r>
        <w:rPr>
          <w:rFonts w:ascii="Times new roman" w:hAnsi="Times new roman"/>
          <w:b w:val="false"/>
          <w:bCs w:val="false"/>
          <w:vertAlign w:val="subscript"/>
        </w:rPr>
        <w:t>ST</w:t>
      </w:r>
      <w:r>
        <w:rPr>
          <w:rFonts w:ascii="Times new roman" w:hAnsi="Times new roman"/>
          <w:b w:val="false"/>
          <w:bCs w:val="false"/>
        </w:rPr>
        <w:t xml:space="preserve">, </w:t>
      </w:r>
      <w:r>
        <w:rPr>
          <w:rFonts w:ascii="Times new roman" w:hAnsi="Times new roman"/>
          <w:b w:val="false"/>
          <w:bCs w:val="false"/>
          <w:i/>
          <w:iCs/>
        </w:rPr>
        <w:t>G'</w:t>
      </w:r>
      <w:r>
        <w:rPr>
          <w:rFonts w:ascii="Times new roman" w:hAnsi="Times new roman"/>
          <w:b w:val="false"/>
          <w:bCs w:val="false"/>
          <w:i w:val="false"/>
          <w:iCs w:val="false"/>
          <w:vertAlign w:val="subscript"/>
        </w:rPr>
        <w:t>ST</w:t>
      </w:r>
      <w:r>
        <w:rPr>
          <w:rFonts w:ascii="Times new roman" w:hAnsi="Times new roman"/>
          <w:b w:val="false"/>
          <w:bCs w:val="false"/>
        </w:rPr>
        <w:t xml:space="preserve"> and </w:t>
      </w:r>
      <w:r>
        <w:rPr>
          <w:rFonts w:ascii="Times new roman" w:hAnsi="Times new roman"/>
          <w:b w:val="false"/>
          <w:bCs w:val="false"/>
          <w:i/>
          <w:iCs/>
        </w:rPr>
        <w:t>D</w:t>
      </w:r>
      <w:r>
        <w:rPr>
          <w:rFonts w:ascii="Times new roman" w:hAnsi="Times new roman"/>
          <w:b w:val="false"/>
          <w:bCs w:val="false"/>
          <w:i w:val="false"/>
          <w:iCs w:val="false"/>
          <w:vertAlign w:val="subscript"/>
        </w:rPr>
        <w:t xml:space="preserve">jost </w:t>
      </w:r>
      <w:r>
        <w:rPr>
          <w:rFonts w:ascii="Times new roman" w:hAnsi="Times new roman"/>
          <w:b w:val="false"/>
          <w:bCs w:val="false"/>
        </w:rPr>
        <w:t xml:space="preserve">(Fig. 2). Our simulations show that sex allocation is positively correlated with both </w:t>
      </w:r>
      <w:r>
        <w:rPr>
          <w:rFonts w:ascii="Times new roman" w:hAnsi="Times new roman"/>
          <w:b w:val="false"/>
          <w:bCs w:val="false"/>
          <w:i/>
          <w:iCs/>
        </w:rPr>
        <w:t>F</w:t>
      </w:r>
      <w:r>
        <w:rPr>
          <w:rFonts w:ascii="Times new roman" w:hAnsi="Times new roman"/>
          <w:b w:val="false"/>
          <w:bCs w:val="false"/>
          <w:vertAlign w:val="subscript"/>
        </w:rPr>
        <w:t xml:space="preserve">ST </w:t>
      </w:r>
      <w:r>
        <w:rPr>
          <w:rFonts w:ascii="Times new roman" w:hAnsi="Times new roman"/>
          <w:b w:val="false"/>
          <w:bCs w:val="false"/>
          <w:position w:val="0"/>
          <w:sz w:val="20"/>
          <w:sz w:val="20"/>
          <w:vertAlign w:val="baseline"/>
        </w:rPr>
        <w:t xml:space="preserve"> (Fig. 2-A; Pearson's </w:t>
      </w:r>
      <w:r>
        <w:rPr>
          <w:rFonts w:ascii="Times new roman" w:hAnsi="Times new roman"/>
          <w:b w:val="false"/>
          <w:bCs w:val="false"/>
          <w:i/>
          <w:iCs/>
          <w:position w:val="0"/>
          <w:sz w:val="20"/>
          <w:sz w:val="20"/>
          <w:vertAlign w:val="baseline"/>
        </w:rPr>
        <w:t>R</w:t>
      </w:r>
      <w:r>
        <w:rPr>
          <w:rFonts w:ascii="Times new roman" w:hAnsi="Times new roman"/>
          <w:b w:val="false"/>
          <w:bCs w:val="false"/>
          <w:position w:val="0"/>
          <w:sz w:val="20"/>
          <w:sz w:val="20"/>
          <w:vertAlign w:val="baseline"/>
        </w:rPr>
        <w:t xml:space="preserve">²=0.84; </w:t>
      </w:r>
      <w:r>
        <w:rPr>
          <w:rFonts w:ascii="Times new roman" w:hAnsi="Times new roman"/>
          <w:b w:val="false"/>
          <w:bCs w:val="false"/>
          <w:i/>
          <w:iCs/>
          <w:position w:val="0"/>
          <w:sz w:val="20"/>
          <w:sz w:val="20"/>
          <w:vertAlign w:val="baseline"/>
        </w:rPr>
        <w:t>p</w:t>
      </w:r>
      <w:r>
        <w:rPr>
          <w:rFonts w:ascii="Times new roman" w:hAnsi="Times new roman"/>
          <w:b w:val="false"/>
          <w:bCs w:val="false"/>
          <w:position w:val="0"/>
          <w:sz w:val="20"/>
          <w:sz w:val="20"/>
          <w:vertAlign w:val="baseline"/>
        </w:rPr>
        <w:t>-value&lt;2.2x10</w:t>
      </w:r>
      <w:r>
        <w:rPr>
          <w:rFonts w:ascii="Times new roman" w:hAnsi="Times new roman"/>
          <w:b w:val="false"/>
          <w:bCs w:val="false"/>
          <w:vertAlign w:val="superscript"/>
        </w:rPr>
        <w:t>-16</w:t>
      </w:r>
      <w:r>
        <w:rPr>
          <w:rFonts w:ascii="Times new roman" w:hAnsi="Times new roman"/>
          <w:b w:val="false"/>
          <w:bCs w:val="false"/>
          <w:position w:val="0"/>
          <w:sz w:val="20"/>
          <w:sz w:val="20"/>
          <w:vertAlign w:val="baseline"/>
        </w:rPr>
        <w:t xml:space="preserve">) </w:t>
      </w:r>
      <w:r>
        <w:rPr>
          <w:rFonts w:ascii="Times new roman" w:hAnsi="Times new roman"/>
          <w:b w:val="false"/>
          <w:bCs w:val="false"/>
        </w:rPr>
        <w:t xml:space="preserve">and </w:t>
      </w:r>
      <w:r>
        <w:rPr>
          <w:rFonts w:ascii="Times new roman" w:hAnsi="Times new roman"/>
          <w:b w:val="false"/>
          <w:bCs w:val="false"/>
          <w:i/>
          <w:iCs/>
        </w:rPr>
        <w:t>G'</w:t>
      </w:r>
      <w:r>
        <w:rPr>
          <w:rFonts w:ascii="Times new roman" w:hAnsi="Times new roman"/>
          <w:b w:val="false"/>
          <w:bCs w:val="false"/>
          <w:i w:val="false"/>
          <w:iCs w:val="false"/>
          <w:vertAlign w:val="subscript"/>
        </w:rPr>
        <w:t xml:space="preserve">ST </w:t>
      </w:r>
      <w:r>
        <w:rPr>
          <w:rFonts w:ascii="Times new roman" w:hAnsi="Times new roman"/>
          <w:b w:val="false"/>
          <w:bCs w:val="false"/>
        </w:rPr>
        <w:t>(</w:t>
      </w:r>
      <w:r>
        <w:rPr>
          <w:rFonts w:ascii="Times new roman" w:hAnsi="Times new roman"/>
          <w:b w:val="false"/>
          <w:bCs w:val="false"/>
          <w:position w:val="0"/>
          <w:sz w:val="20"/>
          <w:sz w:val="20"/>
          <w:vertAlign w:val="baseline"/>
        </w:rPr>
        <w:t xml:space="preserve">Fig. 2-B; Pearson's </w:t>
      </w:r>
      <w:r>
        <w:rPr>
          <w:rFonts w:ascii="Times new roman" w:hAnsi="Times new roman"/>
          <w:b w:val="false"/>
          <w:bCs w:val="false"/>
          <w:i/>
          <w:iCs/>
          <w:position w:val="0"/>
          <w:sz w:val="20"/>
          <w:sz w:val="20"/>
          <w:vertAlign w:val="baseline"/>
        </w:rPr>
        <w:t>R</w:t>
      </w:r>
      <w:r>
        <w:rPr>
          <w:rFonts w:ascii="Times new roman" w:hAnsi="Times new roman"/>
          <w:b w:val="false"/>
          <w:bCs w:val="false"/>
          <w:position w:val="0"/>
          <w:sz w:val="20"/>
          <w:sz w:val="20"/>
          <w:vertAlign w:val="baseline"/>
        </w:rPr>
        <w:t xml:space="preserve">²=0.38; </w:t>
      </w:r>
      <w:r>
        <w:rPr>
          <w:rFonts w:ascii="Times new roman" w:hAnsi="Times new roman"/>
          <w:b w:val="false"/>
          <w:bCs w:val="false"/>
          <w:i/>
          <w:iCs/>
          <w:position w:val="0"/>
          <w:sz w:val="20"/>
          <w:sz w:val="20"/>
          <w:vertAlign w:val="baseline"/>
        </w:rPr>
        <w:t>p</w:t>
      </w:r>
      <w:r>
        <w:rPr>
          <w:rFonts w:ascii="Times new roman" w:hAnsi="Times new roman"/>
          <w:b w:val="false"/>
          <w:bCs w:val="false"/>
          <w:position w:val="0"/>
          <w:sz w:val="20"/>
          <w:sz w:val="20"/>
          <w:vertAlign w:val="baseline"/>
        </w:rPr>
        <w:t>-value&lt;2.2x10</w:t>
      </w:r>
      <w:r>
        <w:rPr>
          <w:rFonts w:ascii="Times new roman" w:hAnsi="Times new roman"/>
          <w:b w:val="false"/>
          <w:bCs w:val="false"/>
          <w:vertAlign w:val="superscript"/>
        </w:rPr>
        <w:t>-16</w:t>
      </w:r>
      <w:r>
        <w:rPr>
          <w:rFonts w:ascii="Times new roman" w:hAnsi="Times new roman"/>
          <w:b w:val="false"/>
          <w:bCs w:val="false"/>
        </w:rPr>
        <w:t xml:space="preserve">). However we observed a negative correlation between female allocation and </w:t>
      </w:r>
      <w:r>
        <w:rPr>
          <w:rFonts w:ascii="Times new roman" w:hAnsi="Times new roman"/>
          <w:b w:val="false"/>
          <w:bCs w:val="false"/>
          <w:i/>
          <w:iCs/>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sz w:val="20"/>
          <w:vertAlign w:val="baseline"/>
        </w:rPr>
        <w:t xml:space="preserve"> (Fig. 2-C; Pearson's R²=0.58; </w:t>
      </w:r>
      <w:r>
        <w:rPr>
          <w:rFonts w:ascii="Times new roman" w:hAnsi="Times new roman"/>
          <w:b w:val="false"/>
          <w:bCs w:val="false"/>
          <w:i/>
          <w:iCs/>
          <w:position w:val="0"/>
          <w:sz w:val="20"/>
          <w:sz w:val="20"/>
          <w:vertAlign w:val="baseline"/>
        </w:rPr>
        <w:t>p</w:t>
      </w:r>
      <w:r>
        <w:rPr>
          <w:rFonts w:ascii="Times new roman" w:hAnsi="Times new roman"/>
          <w:b w:val="false"/>
          <w:bCs w:val="false"/>
          <w:i w:val="false"/>
          <w:iCs w:val="false"/>
          <w:position w:val="0"/>
          <w:sz w:val="20"/>
          <w:sz w:val="20"/>
          <w:vertAlign w:val="baseline"/>
        </w:rPr>
        <w:t>-value&lt;2.2x10</w:t>
      </w:r>
      <w:r>
        <w:rPr>
          <w:rFonts w:ascii="Times new roman" w:hAnsi="Times new roman"/>
          <w:b w:val="false"/>
          <w:bCs w:val="false"/>
          <w:i w:val="false"/>
          <w:iCs w:val="false"/>
          <w:vertAlign w:val="superscript"/>
        </w:rPr>
        <w:t>-16</w:t>
      </w:r>
      <w:r>
        <w:rPr>
          <w:rFonts w:ascii="Times new roman" w:hAnsi="Times new roman"/>
          <w:b w:val="false"/>
          <w:bCs w:val="false"/>
          <w:i w:val="false"/>
          <w:iCs w:val="false"/>
          <w:position w:val="0"/>
          <w:sz w:val="20"/>
          <w:sz w:val="20"/>
          <w:vertAlign w:val="baseline"/>
        </w:rPr>
        <w:t xml:space="preserve">) while this indice is expected to positively measure genetic differentiation. This can be explained by differences in responses between </w:t>
      </w:r>
      <w:r>
        <w:rPr>
          <w:rFonts w:ascii="Times new roman" w:hAnsi="Times new roman"/>
          <w:b w:val="false"/>
          <w:bCs w:val="false"/>
          <w:i/>
          <w:iCs/>
          <w:position w:val="0"/>
          <w:sz w:val="2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sz w:val="20"/>
          <w:vertAlign w:val="baseline"/>
        </w:rPr>
        <w:t xml:space="preserve"> and </w:t>
      </w:r>
      <w:r>
        <w:rPr>
          <w:rFonts w:ascii="Times new roman" w:hAnsi="Times new roman"/>
          <w:b w:val="false"/>
          <w:bCs w:val="false"/>
          <w:i/>
          <w:iCs/>
          <w:position w:val="0"/>
          <w:sz w:val="20"/>
          <w:sz w:val="20"/>
          <w:vertAlign w:val="baseline"/>
        </w:rPr>
        <w:t>D</w:t>
      </w:r>
      <w:r>
        <w:rPr>
          <w:rFonts w:ascii="Times new roman" w:hAnsi="Times new roman"/>
          <w:b w:val="false"/>
          <w:bCs w:val="false"/>
          <w:i w:val="false"/>
          <w:iCs w:val="false"/>
          <w:vertAlign w:val="subscript"/>
        </w:rPr>
        <w:t xml:space="preserve">Jost </w:t>
      </w:r>
      <w:r>
        <w:rPr>
          <w:rFonts w:ascii="Times new roman" w:hAnsi="Times new roman"/>
          <w:b w:val="false"/>
          <w:bCs w:val="false"/>
          <w:i w:val="false"/>
          <w:iCs w:val="false"/>
          <w:position w:val="0"/>
          <w:sz w:val="20"/>
          <w:sz w:val="20"/>
          <w:vertAlign w:val="baseline"/>
        </w:rPr>
        <w:t xml:space="preserve">in face of extinction and recolonization. Whether both </w:t>
      </w:r>
      <w:r>
        <w:rPr>
          <w:rFonts w:ascii="Times new roman" w:hAnsi="Times new roman"/>
          <w:b w:val="false"/>
          <w:bCs w:val="false"/>
          <w:i/>
          <w:iCs/>
          <w:position w:val="0"/>
          <w:sz w:val="2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sz w:val="20"/>
          <w:vertAlign w:val="baseline"/>
        </w:rPr>
        <w:t xml:space="preserve"> and </w:t>
      </w:r>
      <w:r>
        <w:rPr>
          <w:rFonts w:ascii="Times new roman" w:hAnsi="Times new roman"/>
          <w:b w:val="false"/>
          <w:bCs w:val="false"/>
          <w:i/>
          <w:iCs/>
          <w:position w:val="0"/>
          <w:sz w:val="2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sz w:val="20"/>
          <w:vertAlign w:val="baseline"/>
        </w:rPr>
        <w:t xml:space="preserve"> decrease with migration in absence of extinction, only </w:t>
      </w:r>
      <w:r>
        <w:rPr>
          <w:rFonts w:ascii="Times new roman" w:hAnsi="Times new roman"/>
          <w:b w:val="false"/>
          <w:bCs w:val="false"/>
          <w:i/>
          <w:iCs/>
          <w:position w:val="0"/>
          <w:sz w:val="2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sz w:val="20"/>
          <w:vertAlign w:val="baseline"/>
        </w:rPr>
        <w:t xml:space="preserve"> appears to be strongly affected by dynamics of local extinction and recolonization (Fig. S3-S4). </w:t>
      </w:r>
      <w:r>
        <w:rPr>
          <w:rFonts w:ascii="Times" w:hAnsi="Times"/>
          <w:b w:val="false"/>
          <w:bCs w:val="false"/>
          <w:i w:val="false"/>
          <w:iCs w:val="false"/>
          <w:position w:val="0"/>
          <w:sz w:val="20"/>
          <w:sz w:val="20"/>
          <w:vertAlign w:val="baseline"/>
        </w:rPr>
        <w:t>I</w:t>
      </w:r>
      <w:r>
        <w:rPr>
          <w:rFonts w:ascii="Times new roman" w:hAnsi="Times new roman"/>
          <w:b w:val="false"/>
          <w:bCs w:val="false"/>
          <w:i w:val="false"/>
          <w:iCs w:val="false"/>
          <w:position w:val="0"/>
          <w:sz w:val="20"/>
          <w:sz w:val="20"/>
          <w:vertAlign w:val="baseline"/>
        </w:rPr>
        <w:t xml:space="preserve">ndeed, elevated </w:t>
      </w:r>
      <w:r>
        <w:rPr>
          <w:rFonts w:ascii="Times new roman" w:hAnsi="Times new roman"/>
          <w:b w:val="false"/>
          <w:bCs w:val="false"/>
          <w:i/>
          <w:iCs/>
          <w:position w:val="0"/>
          <w:sz w:val="2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sz w:val="20"/>
          <w:vertAlign w:val="baseline"/>
        </w:rPr>
        <w:t xml:space="preserve"> is mainly caused by population structure with enhancing effects of metapopulation turnovers but elevated </w:t>
      </w:r>
      <w:r>
        <w:rPr>
          <w:rFonts w:ascii="Times new roman" w:hAnsi="Times new roman"/>
          <w:b w:val="false"/>
          <w:bCs w:val="false"/>
          <w:i/>
          <w:iCs/>
          <w:position w:val="0"/>
          <w:sz w:val="2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sz w:val="20"/>
          <w:vertAlign w:val="baseline"/>
        </w:rPr>
        <w:t xml:space="preserve"> can be observed in two opposite situations: when migration and extinction rates are either (</w:t>
      </w:r>
      <w:r>
        <w:rPr>
          <w:rFonts w:ascii="Times new roman" w:hAnsi="Times new roman"/>
          <w:b w:val="false"/>
          <w:bCs w:val="false"/>
          <w:i/>
          <w:iCs/>
          <w:position w:val="0"/>
          <w:sz w:val="20"/>
          <w:sz w:val="20"/>
          <w:vertAlign w:val="baseline"/>
        </w:rPr>
        <w:t>i</w:t>
      </w:r>
      <w:r>
        <w:rPr>
          <w:rFonts w:ascii="Times new roman" w:hAnsi="Times new roman"/>
          <w:b w:val="false"/>
          <w:bCs w:val="false"/>
          <w:i w:val="false"/>
          <w:iCs w:val="false"/>
          <w:position w:val="0"/>
          <w:sz w:val="20"/>
          <w:sz w:val="20"/>
          <w:vertAlign w:val="baseline"/>
        </w:rPr>
        <w:t>) both low or (</w:t>
      </w:r>
      <w:r>
        <w:rPr>
          <w:rFonts w:ascii="Times new roman" w:hAnsi="Times new roman"/>
          <w:b w:val="false"/>
          <w:bCs w:val="false"/>
          <w:i/>
          <w:iCs/>
          <w:position w:val="0"/>
          <w:sz w:val="20"/>
          <w:sz w:val="20"/>
          <w:vertAlign w:val="baseline"/>
        </w:rPr>
        <w:t>ii</w:t>
      </w:r>
      <w:r>
        <w:rPr>
          <w:rFonts w:ascii="Times new roman" w:hAnsi="Times new roman"/>
          <w:b w:val="false"/>
          <w:bCs w:val="false"/>
          <w:i w:val="false"/>
          <w:iCs w:val="false"/>
          <w:position w:val="0"/>
          <w:sz w:val="20"/>
          <w:sz w:val="20"/>
          <w:vertAlign w:val="baseline"/>
        </w:rPr>
        <w:t xml:space="preserve">) both high (Fig. S3-S4). Thus, the negative relationship observed between </w:t>
      </w:r>
      <w:r>
        <w:rPr>
          <w:rFonts w:ascii="Times new roman" w:hAnsi="Times new roman"/>
          <w:b w:val="false"/>
          <w:bCs w:val="false"/>
          <w:i/>
          <w:iCs/>
          <w:position w:val="0"/>
          <w:sz w:val="2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sz w:val="20"/>
          <w:vertAlign w:val="baseline"/>
        </w:rPr>
        <w:t xml:space="preserve"> and female allocation (Fig. 2-C) is not biological, but is the result of disturbing effects of non-null </w:t>
      </w:r>
      <w:r>
        <w:rPr>
          <w:rFonts w:ascii="Times new roman" w:hAnsi="Times new roman"/>
          <w:b w:val="false"/>
          <w:bCs w:val="false"/>
          <w:i/>
          <w:iCs/>
          <w:position w:val="0"/>
          <w:sz w:val="20"/>
          <w:sz w:val="20"/>
          <w:vertAlign w:val="baseline"/>
        </w:rPr>
        <w:t>E</w:t>
      </w:r>
      <w:r>
        <w:rPr>
          <w:rFonts w:ascii="Times new roman" w:hAnsi="Times new roman"/>
          <w:b w:val="false"/>
          <w:bCs w:val="false"/>
          <w:i w:val="false"/>
          <w:iCs w:val="false"/>
          <w:position w:val="0"/>
          <w:sz w:val="20"/>
          <w:sz w:val="20"/>
          <w:vertAlign w:val="baseline"/>
        </w:rPr>
        <w:t xml:space="preserve"> on </w:t>
      </w:r>
      <w:r>
        <w:rPr>
          <w:rFonts w:ascii="Times new roman" w:hAnsi="Times new roman"/>
          <w:b w:val="false"/>
          <w:bCs w:val="false"/>
          <w:i/>
          <w:iCs/>
          <w:position w:val="0"/>
          <w:sz w:val="2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sz w:val="20"/>
          <w:vertAlign w:val="baseline"/>
        </w:rPr>
        <w:t xml:space="preserve">. The grid of parameters we explored with simulations was chosen to explore with high density low migration rates and </w:t>
      </w:r>
      <w:r>
        <w:rPr>
          <w:rFonts w:ascii="Times new roman" w:hAnsi="Times new roman"/>
          <w:b w:val="false"/>
          <w:bCs w:val="false"/>
          <w:i/>
          <w:iCs/>
          <w:position w:val="0"/>
          <w:sz w:val="20"/>
          <w:sz w:val="20"/>
          <w:vertAlign w:val="baseline"/>
        </w:rPr>
        <w:t>E</w:t>
      </w:r>
      <w:r>
        <w:rPr>
          <w:rFonts w:eastAsia="Ubuntu" w:cs="Ubuntu" w:ascii="Ubuntu" w:hAnsi="Ubuntu"/>
          <w:b w:val="false"/>
          <w:bCs w:val="false"/>
          <w:i w:val="false"/>
          <w:iCs w:val="false"/>
          <w:position w:val="0"/>
          <w:sz w:val="20"/>
          <w:sz w:val="20"/>
          <w:vertAlign w:val="baseline"/>
        </w:rPr>
        <w:t>≠</w:t>
      </w:r>
      <w:r>
        <w:rPr>
          <w:rFonts w:ascii="Times new roman" w:hAnsi="Times new roman"/>
          <w:b w:val="false"/>
          <w:bCs w:val="false"/>
          <w:i w:val="false"/>
          <w:iCs w:val="false"/>
          <w:position w:val="0"/>
          <w:sz w:val="20"/>
          <w:sz w:val="20"/>
          <w:vertAlign w:val="baseline"/>
        </w:rPr>
        <w:t xml:space="preserve">0. Thus, for </w:t>
      </w:r>
      <w:r>
        <w:rPr>
          <w:rFonts w:ascii="Times new roman" w:hAnsi="Times new roman"/>
          <w:b w:val="false"/>
          <w:bCs w:val="false"/>
          <w:i/>
          <w:iCs/>
          <w:position w:val="0"/>
          <w:sz w:val="20"/>
          <w:sz w:val="20"/>
          <w:vertAlign w:val="baseline"/>
        </w:rPr>
        <w:t>I</w:t>
      </w:r>
      <w:r>
        <w:rPr>
          <w:rFonts w:ascii="Times new roman" w:hAnsi="Times new roman"/>
          <w:b w:val="false"/>
          <w:bCs w:val="false"/>
          <w:i w:val="false"/>
          <w:iCs w:val="false"/>
          <w:position w:val="0"/>
          <w:sz w:val="20"/>
          <w:sz w:val="20"/>
          <w:vertAlign w:val="baseline"/>
        </w:rPr>
        <w:t xml:space="preserve">=0, </w:t>
      </w:r>
      <w:r>
        <w:rPr>
          <w:rFonts w:ascii="Times new roman" w:hAnsi="Times new roman"/>
          <w:b w:val="false"/>
          <w:bCs w:val="false"/>
          <w:i/>
          <w:iCs/>
          <w:position w:val="0"/>
          <w:sz w:val="2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sz w:val="20"/>
          <w:vertAlign w:val="baseline"/>
        </w:rPr>
        <w:t xml:space="preserve"> tends to 0 as </w:t>
      </w:r>
      <w:r>
        <w:rPr>
          <w:rFonts w:ascii="Times new roman" w:hAnsi="Times new roman"/>
          <w:b w:val="false"/>
          <w:bCs w:val="false"/>
          <w:i/>
          <w:iCs/>
          <w:position w:val="0"/>
          <w:sz w:val="20"/>
          <w:sz w:val="20"/>
          <w:vertAlign w:val="baseline"/>
        </w:rPr>
        <w:t>E</w:t>
      </w:r>
      <w:r>
        <w:rPr>
          <w:rFonts w:ascii="Times new roman" w:hAnsi="Times new roman"/>
          <w:b w:val="false"/>
          <w:bCs w:val="false"/>
          <w:i w:val="false"/>
          <w:iCs w:val="false"/>
          <w:position w:val="0"/>
          <w:sz w:val="20"/>
          <w:sz w:val="20"/>
          <w:vertAlign w:val="baseline"/>
        </w:rPr>
        <w:t xml:space="preserve"> increases (Fig. S3-S4). An over-representation of simulations with low migration rates and non-null extinction generates an excess of highly structured female-biased metapopulations for which </w:t>
      </w:r>
      <w:r>
        <w:rPr>
          <w:rFonts w:ascii="Times new roman" w:hAnsi="Times new roman"/>
          <w:b w:val="false"/>
          <w:bCs w:val="false"/>
          <w:i/>
          <w:iCs/>
          <w:position w:val="0"/>
          <w:sz w:val="2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sz w:val="20"/>
          <w:vertAlign w:val="baseline"/>
        </w:rPr>
        <w:t xml:space="preserve"> failed to correctly capture the genetic differentiation. </w:t>
      </w:r>
      <w:r>
        <w:rPr>
          <w:rFonts w:ascii="Times" w:hAnsi="Times"/>
          <w:b w:val="false"/>
          <w:bCs w:val="false"/>
          <w:i w:val="false"/>
          <w:iCs w:val="false"/>
          <w:position w:val="0"/>
          <w:sz w:val="20"/>
          <w:sz w:val="20"/>
          <w:vertAlign w:val="baseline"/>
        </w:rPr>
        <w:t>E</w:t>
      </w:r>
      <w:r>
        <w:rPr>
          <w:rFonts w:ascii="Times new roman" w:hAnsi="Times new roman"/>
          <w:b w:val="false"/>
          <w:bCs w:val="false"/>
          <w:i w:val="false"/>
          <w:iCs w:val="false"/>
          <w:position w:val="0"/>
          <w:sz w:val="20"/>
          <w:sz w:val="20"/>
          <w:vertAlign w:val="baseline"/>
        </w:rPr>
        <w:t xml:space="preserve">xploring with high density E values very close to 0 artificially generates a positive correlation between female allocation and </w:t>
      </w:r>
      <w:r>
        <w:rPr>
          <w:rFonts w:ascii="Times new roman" w:hAnsi="Times new roman"/>
          <w:b w:val="false"/>
          <w:bCs w:val="false"/>
          <w:i/>
          <w:iCs/>
          <w:position w:val="0"/>
          <w:sz w:val="2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sz w:val="20"/>
          <w:vertAlign w:val="baseline"/>
        </w:rPr>
        <w:t xml:space="preserve">. Conversely, the relationship between female allocation and </w:t>
      </w:r>
      <w:r>
        <w:rPr>
          <w:rFonts w:ascii="Times new roman" w:hAnsi="Times new roman"/>
          <w:b w:val="false"/>
          <w:bCs w:val="false"/>
          <w:i/>
          <w:iCs/>
          <w:position w:val="0"/>
          <w:sz w:val="2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sz w:val="20"/>
          <w:vertAlign w:val="baseline"/>
        </w:rPr>
        <w:t xml:space="preserve"> is not affected by how the space of parameters is explored making it a more robust estimator to study the effect of population turnover on sex allocation, and more generally, to study genetic differentiation in face of extinctions and recolonizations.</w:t>
      </w:r>
    </w:p>
    <w:p>
      <w:pPr>
        <w:pStyle w:val="Normal"/>
        <w:shd w:fill="FFFFFF" w:val="clear"/>
        <w:spacing w:lineRule="auto" w:line="360"/>
        <w:jc w:val="both"/>
        <w:rPr>
          <w:rFonts w:ascii="Times new roman" w:hAnsi="Times new roman"/>
          <w:b w:val="false"/>
          <w:b w:val="false"/>
          <w:bCs w:val="false"/>
          <w:i w:val="false"/>
          <w:i w:val="false"/>
          <w:iCs w:val="false"/>
          <w:position w:val="0"/>
          <w:sz w:val="20"/>
          <w:sz w:val="20"/>
          <w:vertAlign w:val="baseline"/>
        </w:rPr>
      </w:pPr>
      <w:r>
        <w:rPr>
          <w:rFonts w:ascii="Times new roman" w:hAnsi="Times new roman"/>
          <w:b w:val="false"/>
          <w:bCs w:val="false"/>
          <w:i w:val="false"/>
          <w:iCs w:val="false"/>
          <w:position w:val="0"/>
          <w:sz w:val="20"/>
          <w:sz w:val="20"/>
          <w:vertAlign w:val="baseline"/>
        </w:rPr>
        <w:tab/>
        <w:t xml:space="preserve">In addition to the effects of population turnovers in metapopulations, theory also predicts positive association between female allocation and local inbreeding coefficient measured by </w:t>
      </w:r>
      <w:r>
        <w:rPr>
          <w:rFonts w:ascii="Times new roman" w:hAnsi="Times new roman"/>
          <w:b w:val="false"/>
          <w:bCs w:val="false"/>
          <w:i/>
          <w:iCs/>
          <w:position w:val="0"/>
          <w:sz w:val="20"/>
          <w:sz w:val="20"/>
          <w:vertAlign w:val="baseline"/>
        </w:rPr>
        <w:t>F</w:t>
      </w:r>
      <w:r>
        <w:rPr>
          <w:rFonts w:ascii="Times new roman" w:hAnsi="Times new roman"/>
          <w:b w:val="false"/>
          <w:bCs w:val="false"/>
          <w:i w:val="false"/>
          <w:iCs w:val="false"/>
          <w:vertAlign w:val="subscript"/>
        </w:rPr>
        <w:t>IS</w:t>
      </w:r>
      <w:r>
        <w:rPr>
          <w:rFonts w:ascii="Times new roman" w:hAnsi="Times new roman"/>
          <w:b w:val="false"/>
          <w:bCs w:val="false"/>
          <w:i w:val="false"/>
          <w:iCs w:val="false"/>
          <w:position w:val="0"/>
          <w:sz w:val="20"/>
          <w:sz w:val="20"/>
          <w:vertAlign w:val="baseline"/>
        </w:rPr>
        <w:t xml:space="preserve"> (REF Hamilton; REF Cruden). In the results shown above, inbreeding was setted to zero, meaning that the only way for an ovule to be self-fertilized is to randomly sample a male gamete produced by the same hermaphrodite individual. It occurs with a probability of 1/</w:t>
      </w:r>
      <w:r>
        <w:rPr>
          <w:rFonts w:ascii="Times new roman" w:hAnsi="Times new roman"/>
          <w:b w:val="false"/>
          <w:bCs w:val="false"/>
          <w:i/>
          <w:iCs/>
          <w:position w:val="0"/>
          <w:sz w:val="20"/>
          <w:sz w:val="20"/>
          <w:vertAlign w:val="baseline"/>
        </w:rPr>
        <w:t>K</w:t>
      </w:r>
      <w:r>
        <w:rPr>
          <w:rFonts w:ascii="Times new roman" w:hAnsi="Times new roman"/>
          <w:b w:val="false"/>
          <w:bCs w:val="false"/>
          <w:i w:val="false"/>
          <w:iCs w:val="false"/>
          <w:position w:val="0"/>
          <w:sz w:val="20"/>
          <w:sz w:val="20"/>
          <w:vertAlign w:val="baseline"/>
        </w:rPr>
        <w:t xml:space="preserve"> corresponding to the inverse of the carrying capacity for full demes. Throughout the simulations, no correlation was observed between female allocation and </w:t>
      </w:r>
      <w:r>
        <w:rPr>
          <w:rFonts w:ascii="Times new roman" w:hAnsi="Times new roman"/>
          <w:b w:val="false"/>
          <w:bCs w:val="false"/>
          <w:i/>
          <w:iCs/>
          <w:position w:val="0"/>
          <w:sz w:val="20"/>
          <w:sz w:val="20"/>
          <w:vertAlign w:val="baseline"/>
        </w:rPr>
        <w:t>F</w:t>
      </w:r>
      <w:r>
        <w:rPr>
          <w:rFonts w:ascii="Times new roman" w:hAnsi="Times new roman"/>
          <w:b w:val="false"/>
          <w:bCs w:val="false"/>
          <w:i w:val="false"/>
          <w:iCs w:val="false"/>
          <w:vertAlign w:val="subscript"/>
        </w:rPr>
        <w:t>IS</w:t>
      </w:r>
      <w:r>
        <w:rPr>
          <w:rFonts w:ascii="Times new roman" w:hAnsi="Times new roman"/>
          <w:b w:val="false"/>
          <w:bCs w:val="false"/>
          <w:i w:val="false"/>
          <w:iCs w:val="false"/>
          <w:position w:val="0"/>
          <w:sz w:val="20"/>
          <w:sz w:val="20"/>
          <w:vertAlign w:val="baseline"/>
        </w:rPr>
        <w:t xml:space="preserve"> (Pearson's </w:t>
      </w:r>
      <w:r>
        <w:rPr>
          <w:rFonts w:ascii="Times new roman" w:hAnsi="Times new roman"/>
          <w:b w:val="false"/>
          <w:bCs w:val="false"/>
          <w:i/>
          <w:iCs/>
          <w:position w:val="0"/>
          <w:sz w:val="20"/>
          <w:sz w:val="20"/>
          <w:vertAlign w:val="baseline"/>
        </w:rPr>
        <w:t>R</w:t>
      </w:r>
      <w:r>
        <w:rPr>
          <w:rFonts w:ascii="Times new roman" w:hAnsi="Times new roman"/>
          <w:b w:val="false"/>
          <w:bCs w:val="false"/>
          <w:i w:val="false"/>
          <w:iCs w:val="false"/>
          <w:position w:val="0"/>
          <w:sz w:val="20"/>
          <w:sz w:val="20"/>
          <w:vertAlign w:val="baseline"/>
        </w:rPr>
        <w:t xml:space="preserve">²=0.0006; </w:t>
      </w:r>
      <w:r>
        <w:rPr>
          <w:rFonts w:ascii="Times new roman" w:hAnsi="Times new roman"/>
          <w:b w:val="false"/>
          <w:bCs w:val="false"/>
          <w:i/>
          <w:iCs/>
          <w:position w:val="0"/>
          <w:sz w:val="20"/>
          <w:sz w:val="20"/>
          <w:vertAlign w:val="baseline"/>
        </w:rPr>
        <w:t>p</w:t>
      </w:r>
      <w:r>
        <w:rPr>
          <w:rFonts w:ascii="Times new roman" w:hAnsi="Times new roman"/>
          <w:b w:val="false"/>
          <w:bCs w:val="false"/>
          <w:i w:val="false"/>
          <w:iCs w:val="false"/>
          <w:position w:val="0"/>
          <w:sz w:val="20"/>
          <w:sz w:val="20"/>
          <w:vertAlign w:val="baseline"/>
        </w:rPr>
        <w:t xml:space="preserve">-value=0.5494), with </w:t>
      </w:r>
      <w:r>
        <w:rPr>
          <w:rFonts w:ascii="Times new roman" w:hAnsi="Times new roman"/>
          <w:b w:val="false"/>
          <w:bCs w:val="false"/>
          <w:i/>
          <w:iCs/>
          <w:position w:val="0"/>
          <w:sz w:val="20"/>
          <w:sz w:val="20"/>
          <w:vertAlign w:val="baseline"/>
        </w:rPr>
        <w:t>F</w:t>
      </w:r>
      <w:r>
        <w:rPr>
          <w:rFonts w:ascii="Times new roman" w:hAnsi="Times new roman"/>
          <w:b w:val="false"/>
          <w:bCs w:val="false"/>
          <w:i w:val="false"/>
          <w:iCs w:val="false"/>
          <w:vertAlign w:val="subscript"/>
        </w:rPr>
        <w:t>IS</w:t>
      </w:r>
      <w:r>
        <w:rPr>
          <w:rFonts w:ascii="Times new roman" w:hAnsi="Times new roman"/>
          <w:b w:val="false"/>
          <w:bCs w:val="false"/>
          <w:i w:val="false"/>
          <w:iCs w:val="false"/>
          <w:position w:val="0"/>
          <w:sz w:val="20"/>
          <w:sz w:val="20"/>
          <w:vertAlign w:val="baseline"/>
        </w:rPr>
        <w:t xml:space="preserve"> values always close to zero (Fig. 2-D). But increased self-fertilization leads to highly biased female allocation in absence of population turnover (Fig. 3-A). Thus, when </w:t>
      </w:r>
      <w:r>
        <w:rPr>
          <w:rFonts w:ascii="Times new roman" w:hAnsi="Times new roman"/>
          <w:b w:val="false"/>
          <w:bCs w:val="false"/>
          <w:i/>
          <w:iCs/>
          <w:position w:val="0"/>
          <w:sz w:val="20"/>
          <w:sz w:val="20"/>
          <w:vertAlign w:val="baseline"/>
        </w:rPr>
        <w:t>E</w:t>
      </w:r>
      <w:r>
        <w:rPr>
          <w:rFonts w:ascii="Times new roman" w:hAnsi="Times new roman"/>
          <w:b w:val="false"/>
          <w:bCs w:val="false"/>
          <w:i w:val="false"/>
          <w:iCs w:val="false"/>
          <w:position w:val="0"/>
          <w:sz w:val="20"/>
          <w:sz w:val="20"/>
          <w:vertAlign w:val="baseline"/>
        </w:rPr>
        <w:t>=0, female allocation measured at equilibrium are close to 0.50, 0.55, 0.75, 0.95 and 0.99 for inbreedings setted to 0, 0.1, 0.5, 0.9 and 1 respectively, with no effect of gene flow between demes (Fig. 3-A). Finally, hermaphrodites are even more female-biased when the effects of self-fertilization are coupled to the effects of population turnovers although migration pulls down female allocation (Fig. 3-B).</w:t>
      </w:r>
    </w:p>
    <w:p>
      <w:pPr>
        <w:pStyle w:val="Normal"/>
        <w:shd w:fill="FFFFFF" w:val="clear"/>
        <w:spacing w:lineRule="auto" w:line="360"/>
        <w:rPr>
          <w:b/>
          <w:b/>
        </w:rPr>
      </w:pPr>
      <w:r>
        <w:rPr>
          <w:b/>
        </w:rPr>
      </w:r>
    </w:p>
    <w:p>
      <w:pPr>
        <w:pStyle w:val="Normal"/>
        <w:shd w:fill="FFFFFF" w:val="clear"/>
        <w:spacing w:lineRule="auto" w:line="360"/>
        <w:rPr>
          <w:b/>
          <w:b/>
        </w:rPr>
      </w:pPr>
      <w:r>
        <w:rPr>
          <w:b/>
        </w:rPr>
        <w:t>Discussion</w:t>
      </w:r>
    </w:p>
    <w:p>
      <w:pPr>
        <w:pStyle w:val="Normal"/>
        <w:shd w:fill="FFFFFF" w:val="clear"/>
        <w:spacing w:lineRule="auto" w:line="360"/>
        <w:rPr/>
      </w:pPr>
      <w:r>
        <w:rPr/>
      </w:r>
    </w:p>
    <w:p>
      <w:pPr>
        <w:pStyle w:val="Normal"/>
        <w:numPr>
          <w:ilvl w:val="0"/>
          <w:numId w:val="1"/>
        </w:numPr>
        <w:shd w:fill="FFFFFF" w:val="clear"/>
        <w:spacing w:lineRule="auto" w:line="360"/>
        <w:rPr/>
      </w:pPr>
      <w:ins w:id="58" w:author="John Pannell" w:date="2016-08-12T10:53:00Z">
        <w:r>
          <w:rPr/>
          <w:t>Under the haystack model, when a limit is placed on the size that a deme can attain, the effect of group selection is reduced” therefore r -&gt; ½ (Frank 1986)</w:t>
        </w:r>
      </w:ins>
    </w:p>
    <w:p>
      <w:pPr>
        <w:pStyle w:val="Normal"/>
        <w:shd w:fill="FFFFFF" w:val="clear"/>
        <w:spacing w:lineRule="auto" w:line="360"/>
        <w:rPr>
          <w:b/>
          <w:b/>
        </w:rPr>
      </w:pPr>
      <w:r>
        <w:rPr>
          <w:b/>
        </w:rPr>
      </w:r>
    </w:p>
    <w:p>
      <w:pPr>
        <w:pStyle w:val="Normal"/>
        <w:shd w:fill="FFFFFF" w:val="clear"/>
        <w:spacing w:lineRule="auto" w:line="360"/>
        <w:rPr>
          <w:b/>
          <w:b/>
        </w:rPr>
      </w:pPr>
      <w:r>
        <w:rPr>
          <w:b/>
        </w:rPr>
        <w:t>Acknowledgements</w:t>
      </w:r>
    </w:p>
    <w:p>
      <w:pPr>
        <w:pStyle w:val="Normal"/>
        <w:shd w:fill="FFFFFF" w:val="clear"/>
        <w:spacing w:lineRule="auto" w:line="360"/>
        <w:rPr>
          <w:b/>
          <w:b/>
        </w:rPr>
      </w:pPr>
      <w:r>
        <w:rPr>
          <w:b/>
        </w:rPr>
      </w:r>
    </w:p>
    <w:p>
      <w:pPr>
        <w:pStyle w:val="Normal"/>
        <w:shd w:fill="FFFFFF" w:val="clear"/>
        <w:spacing w:lineRule="auto" w:line="360"/>
        <w:rPr>
          <w:b/>
          <w:b/>
        </w:rPr>
      </w:pPr>
      <w:r>
        <w:rPr>
          <w:b/>
        </w:rPr>
        <w:t>References</w:t>
      </w:r>
    </w:p>
    <w:p>
      <w:pPr>
        <w:pStyle w:val="Normal"/>
        <w:shd w:fill="FFFFFF" w:val="clear"/>
        <w:spacing w:lineRule="auto" w:line="360"/>
        <w:rPr>
          <w:b/>
          <w:b/>
        </w:rPr>
      </w:pPr>
      <w:r>
        <w:rPr>
          <w:b/>
        </w:rPr>
      </w:r>
    </w:p>
    <w:p>
      <w:pPr>
        <w:pStyle w:val="Normal"/>
        <w:shd w:fill="FFFFFF" w:val="clear"/>
        <w:spacing w:lineRule="auto" w:line="360"/>
        <w:rPr/>
      </w:pPr>
      <w:r>
        <w:rPr/>
      </w:r>
      <w:r>
        <w:br w:type="page"/>
      </w:r>
    </w:p>
    <w:p>
      <w:pPr>
        <w:pStyle w:val="Normal"/>
        <w:shd w:fill="FFFFFF" w:val="clear"/>
        <w:spacing w:lineRule="auto" w:line="360"/>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59450" cy="452183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759450" cy="4521835"/>
                    </a:xfrm>
                    <a:prstGeom prst="rect">
                      <a:avLst/>
                    </a:prstGeom>
                  </pic:spPr>
                </pic:pic>
              </a:graphicData>
            </a:graphic>
          </wp:anchor>
        </w:drawing>
      </w:r>
    </w:p>
    <w:p>
      <w:pPr>
        <w:pStyle w:val="Normal"/>
        <w:shd w:fill="FFFFFF" w:val="clear"/>
        <w:spacing w:lineRule="auto" w:line="360"/>
        <w:rPr>
          <w:b/>
          <w:b/>
          <w:bCs/>
        </w:rPr>
      </w:pPr>
      <w:r>
        <w:rPr>
          <w:b/>
          <w:bCs/>
        </w:rPr>
        <w:t>Figure 1: effect of migration and extinction rates on female allocation</w:t>
      </w:r>
    </w:p>
    <w:p>
      <w:pPr>
        <w:pStyle w:val="Normal"/>
        <w:shd w:fill="FFFFFF" w:val="clear"/>
        <w:spacing w:lineRule="auto" w:line="360"/>
        <w:rPr/>
      </w:pPr>
      <w:r>
        <w:rPr/>
        <w:t>Colours show the average female allocation measured over the metapopulation at the end of simulations, in a scale lying from 0.5 (white: 50% of female allocation) to 1 (black: 100% of female allocation).</w:t>
      </w:r>
    </w:p>
    <w:p>
      <w:pPr>
        <w:pStyle w:val="Normal"/>
        <w:shd w:fill="FFFFFF" w:val="clear"/>
        <w:spacing w:lineRule="auto" w:line="360"/>
        <w:rPr/>
      </w:pPr>
      <w:r>
        <w:rPr/>
      </w:r>
      <w:r>
        <w:br w:type="page"/>
      </w:r>
    </w:p>
    <w:p>
      <w:pPr>
        <w:pStyle w:val="Normal"/>
        <w:shd w:fill="FFFFFF" w:val="clear"/>
        <w:spacing w:lineRule="auto" w:line="360"/>
        <w:rPr/>
      </w:pPr>
      <w:bookmarkStart w:id="1" w:name="_GoBack"/>
      <w:bookmarkStart w:id="2" w:name="_GoBack"/>
      <w:bookmarkEnd w:id="2"/>
      <w:r>
        <w:rPr/>
        <w:drawing>
          <wp:anchor behindDoc="0" distT="0" distB="0" distL="0" distR="0" simplePos="0" locked="0" layoutInCell="1" allowOverlap="1" relativeHeight="27">
            <wp:simplePos x="0" y="0"/>
            <wp:positionH relativeFrom="column">
              <wp:posOffset>1270</wp:posOffset>
            </wp:positionH>
            <wp:positionV relativeFrom="paragraph">
              <wp:posOffset>95250</wp:posOffset>
            </wp:positionV>
            <wp:extent cx="2727960" cy="67919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727960" cy="6791960"/>
                    </a:xfrm>
                    <a:prstGeom prst="rect">
                      <a:avLst/>
                    </a:prstGeom>
                  </pic:spPr>
                </pic:pic>
              </a:graphicData>
            </a:graphic>
          </wp:anchor>
        </w:drawing>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b/>
          <w:b/>
          <w:bCs/>
        </w:rPr>
      </w:pPr>
      <w:r>
        <w:rPr>
          <w:b/>
          <w:bCs/>
        </w:rPr>
        <w:t>Figure 2: relations between female allocation and descriptive statistics in population genetics at neutral markers.</w:t>
      </w:r>
    </w:p>
    <w:p>
      <w:pPr>
        <w:pStyle w:val="Normal"/>
        <w:shd w:fill="FFFFFF" w:val="clear"/>
        <w:spacing w:lineRule="auto" w:line="360"/>
        <w:rPr/>
      </w:pPr>
      <w:r>
        <w:rPr/>
        <w:t>The x-axis shows the measured female allocation at the end of simulations described in figure 1-A.</w:t>
      </w:r>
    </w:p>
    <w:p>
      <w:pPr>
        <w:pStyle w:val="Normal"/>
        <w:shd w:fill="FFFFFF" w:val="clear"/>
        <w:spacing w:lineRule="auto" w:line="360"/>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br/>
        <w:t>Each points represent a 5% quantile of the female allocation along the x-axis, and the mean descriptive statistics within each 5% quantile along th e y-axis. Vertical bars represent the standard deviation of the descriptive statistics within each 5% quantile.</w:t>
      </w:r>
    </w:p>
    <w:p>
      <w:pPr>
        <w:pStyle w:val="Normal"/>
        <w:shd w:fill="FFFFFF" w:val="clear"/>
        <w:spacing w:lineRule="auto" w:line="360"/>
        <w:rPr/>
      </w:pPr>
      <w:r>
        <w:rPr/>
        <w:t>The red line represents the loess regression between female allocation and descriptive statistics.</w:t>
      </w:r>
      <w:r>
        <w:br w:type="page"/>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144010" cy="585978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144010" cy="5859780"/>
                    </a:xfrm>
                    <a:prstGeom prst="rect">
                      <a:avLst/>
                    </a:prstGeom>
                  </pic:spPr>
                </pic:pic>
              </a:graphicData>
            </a:graphic>
          </wp:anchor>
        </w:drawing>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b/>
          <w:b/>
          <w:bCs/>
        </w:rPr>
      </w:pPr>
      <w:r>
        <w:rPr>
          <w:b/>
          <w:bCs/>
        </w:rPr>
        <w:t>Figure 3: female allocation in a metapopulation as a function of the migration rate and the base selfing rate of individuals</w:t>
      </w:r>
    </w:p>
    <w:p>
      <w:pPr>
        <w:pStyle w:val="Normal"/>
        <w:shd w:fill="FFFFFF" w:val="clear"/>
        <w:spacing w:lineRule="auto" w:line="360"/>
        <w:rPr/>
      </w:pPr>
      <w:r>
        <w:rPr/>
        <w:t>The x-axis represent the immigration rates expressed as the mean percentage of individuals coming from random demes in the metapopulation per generation.</w:t>
      </w:r>
    </w:p>
    <w:p>
      <w:pPr>
        <w:pStyle w:val="Normal"/>
        <w:shd w:fill="FFFFFF" w:val="clear"/>
        <w:spacing w:lineRule="auto" w:line="360"/>
        <w:rPr/>
      </w:pPr>
      <w:r>
        <w:rPr/>
        <w:t>The y-axis represent the measured female allocation at the end of simulations.</w:t>
      </w:r>
    </w:p>
    <w:p>
      <w:pPr>
        <w:pStyle w:val="Normal"/>
        <w:shd w:fill="FFFFFF" w:val="clear"/>
        <w:spacing w:lineRule="auto" w:line="360"/>
        <w:rPr/>
      </w:pPr>
      <w:r>
        <w:rPr/>
        <w:t>Dots are represent the average over three independent replicates. Variation over replicates was very small, so that error bars are not shown.</w:t>
      </w:r>
    </w:p>
    <w:p>
      <w:pPr>
        <w:pStyle w:val="Normal"/>
        <w:shd w:fill="FFFFFF" w:val="clear"/>
        <w:spacing w:lineRule="auto" w:line="360"/>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hd w:fill="FFFFFF" w:val="clear"/>
        <w:spacing w:lineRule="auto" w:line="360"/>
        <w:rPr/>
      </w:pPr>
      <w:r>
        <w:rPr/>
        <w:t>Female allocation is shown when extinction rates are fixed to 0 (panel A) and 0.3 (panel B).</w:t>
      </w:r>
    </w:p>
    <w:p>
      <w:pPr>
        <w:pStyle w:val="Normal"/>
        <w:shd w:fill="FFFFFF" w:val="clear"/>
        <w:spacing w:lineRule="auto" w:line="360"/>
        <w:rPr/>
      </w:pPr>
      <w:r>
        <w:rPr/>
        <w:t>Dashed horizontal line shows female allocation of 50%.</w:t>
      </w:r>
    </w:p>
    <w:p>
      <w:pPr>
        <w:pStyle w:val="Normal"/>
        <w:shd w:fill="FFFFFF" w:val="clear"/>
        <w:spacing w:lineRule="auto" w:line="360"/>
        <w:rPr/>
      </w:pPr>
      <w:r>
        <w:rPr/>
      </w:r>
      <w:r>
        <w:br w:type="page"/>
      </w:r>
    </w:p>
    <w:p>
      <w:pPr>
        <w:pStyle w:val="Normal"/>
        <w:shd w:fill="FFFFFF" w:val="clear"/>
        <w:spacing w:lineRule="auto" w:line="360"/>
        <w:rPr>
          <w:b/>
          <w:b/>
          <w:bCs/>
        </w:rPr>
      </w:pPr>
      <w:r>
        <w:rPr>
          <w:b/>
          <w:bCs/>
        </w:rPr>
        <w:t>Supplementary information</w:t>
      </w:r>
      <w:r>
        <w:br w:type="page"/>
      </w:r>
    </w:p>
    <w:p>
      <w:pPr>
        <w:pStyle w:val="Normal"/>
        <w:shd w:fill="FFFFFF" w:val="clear"/>
        <w:spacing w:lineRule="auto" w:line="360"/>
        <w:rPr/>
      </w:pPr>
      <w:r>
        <w:rPr/>
        <w:drawing>
          <wp:anchor behindDoc="0" distT="0" distB="0" distL="0" distR="0" simplePos="0" locked="0" layoutInCell="1" allowOverlap="1" relativeHeight="22">
            <wp:simplePos x="0" y="0"/>
            <wp:positionH relativeFrom="column">
              <wp:posOffset>-452755</wp:posOffset>
            </wp:positionH>
            <wp:positionV relativeFrom="paragraph">
              <wp:posOffset>635</wp:posOffset>
            </wp:positionV>
            <wp:extent cx="6657975" cy="37547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657975" cy="3754755"/>
                    </a:xfrm>
                    <a:prstGeom prst="rect">
                      <a:avLst/>
                    </a:prstGeom>
                  </pic:spPr>
                </pic:pic>
              </a:graphicData>
            </a:graphic>
          </wp:anchor>
        </w:drawing>
      </w:r>
    </w:p>
    <w:p>
      <w:pPr>
        <w:pStyle w:val="Normal"/>
        <w:shd w:fill="FFFFFF" w:val="clear"/>
        <w:spacing w:lineRule="auto" w:line="360"/>
        <w:rPr>
          <w:b/>
          <w:b/>
          <w:bCs/>
        </w:rPr>
      </w:pPr>
      <w:r>
        <w:rPr>
          <w:b/>
          <w:bCs/>
        </w:rPr>
        <w:t>Figure S1: ability of simulations to produce expected F</w:t>
      </w:r>
      <w:r>
        <w:rPr>
          <w:b/>
          <w:bCs/>
          <w:vertAlign w:val="subscript"/>
        </w:rPr>
        <w:t>ST</w:t>
      </w:r>
      <w:r>
        <w:rPr>
          <w:b/>
          <w:bCs/>
        </w:rPr>
        <w:t xml:space="preserve"> values.</w:t>
      </w:r>
    </w:p>
    <w:p>
      <w:pPr>
        <w:pStyle w:val="Normal"/>
        <w:shd w:fill="FFFFFF" w:val="clear"/>
        <w:spacing w:lineRule="auto" w:line="360"/>
        <w:rPr/>
      </w:pPr>
      <w:r>
        <w:rPr/>
        <w:t>The migration rate is expressed as the mean percentage of individuals coming from random demes in the metapopulation per generation.</w:t>
      </w:r>
    </w:p>
    <w:p>
      <w:pPr>
        <w:pStyle w:val="Normal"/>
        <w:shd w:fill="FFFFFF" w:val="clear"/>
        <w:spacing w:lineRule="auto" w:line="360"/>
        <w:rPr/>
      </w:pPr>
      <w:r>
        <w:rPr/>
        <w:t>The extinction rate is expressed as the mean probability for a deme to become extinct and recolonized per generation.</w:t>
      </w:r>
    </w:p>
    <w:p>
      <w:pPr>
        <w:pStyle w:val="Normal"/>
        <w:shd w:fill="FFFFFF" w:val="clear"/>
        <w:spacing w:lineRule="auto" w:line="360"/>
        <w:rPr/>
      </w:pPr>
      <w:r>
        <w:rPr/>
        <w:t>Here, the number of colonizers is fixed to k = 1.</w:t>
      </w:r>
    </w:p>
    <w:p>
      <w:pPr>
        <w:pStyle w:val="Normal"/>
        <w:shd w:fill="FFFFFF" w:val="clear"/>
        <w:spacing w:lineRule="auto" w:line="360"/>
        <w:rPr/>
      </w:pPr>
      <w:r>
        <w:rPr/>
        <w:tab/>
      </w:r>
      <w:r>
        <w:rPr>
          <w:b/>
          <w:bCs/>
        </w:rPr>
        <w:t>A, B.</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hd w:fill="FFFFFF" w:val="clear"/>
        <w:spacing w:lineRule="auto" w:line="360"/>
        <w:rPr/>
      </w:pPr>
      <w:r>
        <w:rPr/>
        <w:tab/>
      </w:r>
      <w:r>
        <w:rPr>
          <w:b/>
          <w:bCs/>
        </w:rPr>
        <w:t>C, D.</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hd w:fill="FFFFFF" w:val="clear"/>
        <w:spacing w:lineRule="auto" w:line="360"/>
        <w:rPr/>
      </w:pPr>
      <w:r>
        <w:rPr/>
        <w:tab/>
      </w:r>
      <w:r>
        <w:rPr>
          <w:b/>
          <w:bCs/>
        </w:rPr>
        <w:t>E, F.</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hd w:fill="FFFFFF" w:val="clear"/>
        <w:spacing w:lineRule="auto" w:line="360"/>
        <w:rPr/>
      </w:pPr>
      <w:r>
        <w:rPr>
          <w:b/>
          <w:bCs/>
        </w:rPr>
        <w:tab/>
        <w:t>G, H.</w:t>
      </w:r>
      <w:r>
        <w:rPr/>
        <w:t xml:space="preserve"> Distributions of residuals over 1,920 simulations (640 combinations of parameters replicated three times).</w:t>
      </w:r>
      <w:r>
        <w:br w:type="page"/>
      </w:r>
    </w:p>
    <w:p>
      <w:pPr>
        <w:pStyle w:val="Normal"/>
        <w:shd w:fill="FFFFFF" w:val="clear"/>
        <w:spacing w:lineRule="auto" w:line="36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59450" cy="42862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59450" cy="4286250"/>
                    </a:xfrm>
                    <a:prstGeom prst="rect">
                      <a:avLst/>
                    </a:prstGeom>
                  </pic:spPr>
                </pic:pic>
              </a:graphicData>
            </a:graphic>
          </wp:anchor>
        </w:drawing>
      </w:r>
    </w:p>
    <w:p>
      <w:pPr>
        <w:pStyle w:val="Normal"/>
        <w:shd w:fill="FFFFFF" w:val="clear"/>
        <w:spacing w:lineRule="auto" w:line="360"/>
        <w:rPr>
          <w:b/>
          <w:b/>
          <w:bCs/>
        </w:rPr>
      </w:pPr>
      <w:r>
        <w:rPr>
          <w:b/>
          <w:bCs/>
        </w:rPr>
        <w:t>Figure S2: effect of migration rate and extinction rate on female allocation.</w:t>
      </w:r>
    </w:p>
    <w:p>
      <w:pPr>
        <w:pStyle w:val="Normal"/>
        <w:shd w:fill="FFFFFF" w:val="clear"/>
        <w:spacing w:lineRule="auto" w:line="360"/>
        <w:rPr/>
      </w:pPr>
      <w:r>
        <w:rPr/>
        <w:t>Results are shown for k=1, k=2, k=3 and k=10 colonizers making the propagule pool.</w:t>
      </w:r>
      <w:r>
        <w:br w:type="page"/>
      </w:r>
    </w:p>
    <w:p>
      <w:pPr>
        <w:pStyle w:val="Normal"/>
        <w:shd w:fill="FFFFFF" w:val="clear"/>
        <w:spacing w:lineRule="auto" w:line="360"/>
        <w:rPr>
          <w:b/>
          <w:b/>
          <w:bCs/>
        </w:rPr>
      </w:pPr>
      <w:r>
        <w:rPr>
          <w:b/>
          <w:bCs/>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58815" cy="885952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58815" cy="8859520"/>
                    </a:xfrm>
                    <a:prstGeom prst="rect">
                      <a:avLst/>
                    </a:prstGeom>
                  </pic:spPr>
                </pic:pic>
              </a:graphicData>
            </a:graphic>
          </wp:anchor>
        </w:drawing>
      </w:r>
      <w:r>
        <w:rPr>
          <w:b/>
          <w:bCs/>
        </w:rPr>
        <w:t>Figure S3: relations between statistics in population genetics at neutral markers and female allocation for different selfing rates.</w:t>
      </w:r>
    </w:p>
    <w:p>
      <w:pPr>
        <w:pStyle w:val="Normal"/>
        <w:shd w:fill="FFFFFF" w:val="clear"/>
        <w:spacing w:lineRule="auto" w:line="360"/>
        <w:rPr/>
      </w:pPr>
      <w:r>
        <w:rPr/>
        <w:t>For each individual graphic window, the x-axis shows the measured female allocation at the end of simulations.</w:t>
      </w:r>
    </w:p>
    <w:p>
      <w:pPr>
        <w:pStyle w:val="Normal"/>
        <w:shd w:fill="FFFFFF" w:val="clear"/>
        <w:spacing w:lineRule="auto" w:line="360"/>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hd w:fill="FFFFFF" w:val="clear"/>
        <w:spacing w:lineRule="auto" w:line="360"/>
        <w:rPr/>
      </w:pPr>
      <w:r>
        <w:rPr/>
        <w:t>Five different selfing rates were explored:</w:t>
      </w:r>
    </w:p>
    <w:p>
      <w:pPr>
        <w:pStyle w:val="Normal"/>
        <w:shd w:fill="FFFFFF" w:val="clear"/>
        <w:spacing w:lineRule="auto" w:line="360"/>
        <w:rPr/>
      </w:pPr>
      <w:r>
        <w:rPr/>
        <w:t>First row of plots: selfing = 0.</w:t>
      </w:r>
    </w:p>
    <w:p>
      <w:pPr>
        <w:pStyle w:val="Normal"/>
        <w:shd w:fill="FFFFFF" w:val="clear"/>
        <w:spacing w:lineRule="auto" w:line="360"/>
        <w:rPr/>
      </w:pPr>
      <w:r>
        <w:rPr/>
        <w:t>Second row of plots: selfing = 0.1</w:t>
      </w:r>
    </w:p>
    <w:p>
      <w:pPr>
        <w:pStyle w:val="Normal"/>
        <w:shd w:fill="FFFFFF" w:val="clear"/>
        <w:spacing w:lineRule="auto" w:line="360"/>
        <w:rPr/>
      </w:pPr>
      <w:r>
        <w:rPr/>
        <w:t>Third row of plots: selfing = 0.5</w:t>
      </w:r>
    </w:p>
    <w:p>
      <w:pPr>
        <w:pStyle w:val="Normal"/>
        <w:shd w:fill="FFFFFF" w:val="clear"/>
        <w:spacing w:lineRule="auto" w:line="360"/>
        <w:rPr/>
      </w:pPr>
      <w:r>
        <w:rPr/>
        <w:t>Fourth row of plots: selfing = 0.9</w:t>
      </w:r>
    </w:p>
    <w:p>
      <w:pPr>
        <w:pStyle w:val="Normal"/>
        <w:shd w:fill="FFFFFF" w:val="clear"/>
        <w:spacing w:lineRule="auto" w:line="360"/>
        <w:rPr/>
      </w:pPr>
      <w:r>
        <w:rPr/>
        <w:t>Fifth row of plots: selfing = 1</w:t>
      </w:r>
    </w:p>
    <w:p>
      <w:pPr>
        <w:pStyle w:val="Normal"/>
        <w:shd w:fill="FFFFFF" w:val="clear"/>
        <w:spacing w:lineRule="auto" w:line="360"/>
        <w:rPr/>
      </w:pPr>
      <w:r>
        <w:rPr/>
        <w:t>Each points represent a 5% quantile of the female allocation along the x-axis, and the averaged descriptive statistics within each 5% quantile along the y-axis. Vertical bars represent the standard deviation of the descriptive statistics within each 5% quantile.</w:t>
      </w:r>
    </w:p>
    <w:p>
      <w:pPr>
        <w:pStyle w:val="Normal"/>
        <w:shd w:fill="FFFFFF" w:val="clear"/>
        <w:spacing w:lineRule="auto" w:line="360"/>
        <w:rPr/>
      </w:pPr>
      <w:r>
        <w:rPr/>
        <w:t>The red line represents the loess regression between female allocation and descriptive statistics.</w:t>
      </w:r>
      <w:r>
        <w:br w:type="page"/>
      </w:r>
    </w:p>
    <w:p>
      <w:pPr>
        <w:pStyle w:val="Normal"/>
        <w:shd w:fill="FFFFFF" w:val="clear"/>
        <w:spacing w:lineRule="auto" w:line="360"/>
        <w:rPr>
          <w:b/>
          <w:b/>
          <w:bCs/>
        </w:rPr>
      </w:pPr>
      <w:r>
        <w:rPr>
          <w:b/>
          <w:bCs/>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59450" cy="29762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759450" cy="2976245"/>
                    </a:xfrm>
                    <a:prstGeom prst="rect">
                      <a:avLst/>
                    </a:prstGeom>
                  </pic:spPr>
                </pic:pic>
              </a:graphicData>
            </a:graphic>
          </wp:anchor>
        </w:drawing>
      </w:r>
      <w:r>
        <w:rPr>
          <w:b/>
          <w:bCs/>
        </w:rPr>
        <w:t>Figure S4: relation between migration rate and 7 statistics in population genetics at neutral markers for k = 1 colonizer</w:t>
      </w:r>
      <w:r>
        <w:br w:type="page"/>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pPr>
      <w:r>
        <w:rPr/>
      </w:r>
    </w:p>
    <w:p>
      <w:pPr>
        <w:pStyle w:val="Normal"/>
        <w:shd w:fill="FFFFFF" w:val="clear"/>
        <w:spacing w:lineRule="auto" w:line="360"/>
        <w:rPr>
          <w:b/>
          <w:b/>
          <w:bCs/>
        </w:rPr>
      </w:pPr>
      <w:r>
        <w:rPr>
          <w:b/>
          <w:bCs/>
        </w:rPr>
        <w:t>F</w:t>
      </w: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59450" cy="297624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759450" cy="2976245"/>
                    </a:xfrm>
                    <a:prstGeom prst="rect">
                      <a:avLst/>
                    </a:prstGeom>
                  </pic:spPr>
                </pic:pic>
              </a:graphicData>
            </a:graphic>
          </wp:anchor>
        </w:drawing>
      </w:r>
      <w:r>
        <w:rPr>
          <w:b/>
          <w:bCs/>
        </w:rPr>
        <w:t>i</w:t>
      </w:r>
      <w:r>
        <w:rPr>
          <w:b/>
          <w:bCs/>
        </w:rPr>
        <w:t>gure S5: relation between migration rate and 7 statistics in population genetics at neutral markers for k = 10 colonizers</w:t>
      </w:r>
    </w:p>
    <w:p>
      <w:pPr>
        <w:pStyle w:val="Normal"/>
        <w:shd w:fill="FFFFFF" w:val="clear"/>
        <w:spacing w:lineRule="auto" w:line="360"/>
        <w:rPr/>
      </w:pPr>
      <w:r>
        <w:rPr/>
      </w:r>
    </w:p>
    <w:p>
      <w:pPr>
        <w:pStyle w:val="Normal"/>
        <w:shd w:fill="FFFFFF" w:val="clear"/>
        <w:spacing w:lineRule="auto" w:line="360"/>
        <w:rPr/>
      </w:pPr>
      <w:r>
        <w:rPr/>
      </w:r>
      <w:r>
        <w:br w:type="page"/>
      </w:r>
    </w:p>
    <w:p>
      <w:pPr>
        <w:pStyle w:val="Normal"/>
        <w:shd w:fill="FFFFFF" w:val="clear"/>
        <w:spacing w:lineRule="auto" w:line="360"/>
        <w:ind w:left="0" w:right="0" w:hanging="0"/>
        <w:rPr/>
      </w:pPr>
      <w:r>
        <w:rPr>
          <w:b/>
          <w:bCs/>
        </w:rPr>
        <w:drawing>
          <wp:anchor behindDoc="0" distT="0" distB="0" distL="0" distR="0" simplePos="0" locked="0" layoutInCell="1" allowOverlap="1" relativeHeight="29">
            <wp:simplePos x="0" y="0"/>
            <wp:positionH relativeFrom="column">
              <wp:posOffset>135890</wp:posOffset>
            </wp:positionH>
            <wp:positionV relativeFrom="paragraph">
              <wp:posOffset>322580</wp:posOffset>
            </wp:positionV>
            <wp:extent cx="5487035" cy="288417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487035" cy="2884170"/>
                    </a:xfrm>
                    <a:prstGeom prst="rect">
                      <a:avLst/>
                    </a:prstGeom>
                  </pic:spPr>
                </pic:pic>
              </a:graphicData>
            </a:graphic>
          </wp:anchor>
        </w:drawing>
      </w:r>
      <w:r>
        <w:rPr>
          <w:b/>
          <w:bCs/>
        </w:rPr>
        <w:t>Table S1. Statistics measured during simulations</w:t>
      </w:r>
    </w:p>
    <w:sectPr>
      <w:headerReference w:type="default" r:id="rId11"/>
      <w:footerReference w:type="default" r:id="rId12"/>
      <w:type w:val="nextPage"/>
      <w:pgSz w:w="11906" w:h="16838"/>
      <w:pgMar w:left="1418" w:right="1418" w:header="1134" w:top="2107"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ohn Pannell" w:date="2016-08-13T11:03:00Z" w:initials="JP">
    <w:p>
      <w:r>
        <w:rPr>
          <w:rFonts w:ascii="Liberation Serif" w:hAnsi="Liberation Serif" w:eastAsia="DejaVu Sans" w:cs="DejaVu Sans"/>
          <w:color w:val="auto"/>
          <w:sz w:val="24"/>
          <w:szCs w:val="24"/>
          <w:lang w:val="en-US" w:eastAsia="en-US" w:bidi="en-US"/>
        </w:rPr>
      </w:r>
    </w:p>
  </w:comment>
  <w:comment w:id="1" w:author="John Pannell" w:date="2016-08-13T10:41:00Z" w:initials="JP">
    <w:p>
      <w:r>
        <w:rPr>
          <w:rFonts w:ascii="Liberation Serif" w:hAnsi="Liberation Serif" w:eastAsia="DejaVu Sans" w:cs="DejaVu Sans"/>
          <w:color w:val="auto"/>
          <w:sz w:val="24"/>
          <w:szCs w:val="24"/>
          <w:lang w:val="en-US" w:eastAsia="en-US" w:bidi="en-US"/>
        </w:rPr>
      </w:r>
    </w:p>
  </w:comment>
  <w:comment w:id="2" w:author="John Pannell" w:date="2016-08-13T11:16:00Z" w:initials="JP">
    <w:p>
      <w:r>
        <w:rPr>
          <w:rFonts w:ascii="Liberation Serif" w:hAnsi="Liberation Serif" w:eastAsia="DejaVu Sans" w:cs="DejaVu Sans"/>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roman"/>
    <w:pitch w:val="variable"/>
  </w:font>
  <w:font w:name="Arial">
    <w:charset w:val="01"/>
    <w:family w:val="roman"/>
    <w:pitch w:val="variable"/>
  </w:font>
  <w:font w:name="Times">
    <w:altName w:val="Times New Roman"/>
    <w:charset w:val="01"/>
    <w:family w:val="roman"/>
    <w:pitch w:val="variable"/>
  </w:font>
  <w:font w:name="Times new roman">
    <w:charset w:val="01"/>
    <w:family w:val="roman"/>
    <w:pitch w:val="variable"/>
  </w:font>
  <w:font w:name="Ubuntu">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hd w:fill="FFFFFF" w:val="clear"/>
      <w:ind w:left="0" w:right="360" w:hanging="0"/>
      <w:rPr/>
    </w:pPr>
    <w:r>
      <w:rPr/>
    </w:r>
    <w:r>
      <mc:AlternateContent>
        <mc:Choice Requires="wps">
          <w:drawing>
            <wp:anchor behindDoc="1" distT="0" distB="0" distL="0" distR="0" simplePos="0" locked="0" layoutInCell="1" allowOverlap="1" relativeHeight="21">
              <wp:simplePos x="0" y="0"/>
              <wp:positionH relativeFrom="column">
                <wp:posOffset>6506845</wp:posOffset>
              </wp:positionH>
              <wp:positionV relativeFrom="paragraph">
                <wp:posOffset>635</wp:posOffset>
              </wp:positionV>
              <wp:extent cx="152400" cy="349885"/>
              <wp:effectExtent l="0" t="0" r="0" b="0"/>
              <wp:wrapSquare wrapText="bothSides"/>
              <wp:docPr id="10" name=""/>
              <a:graphic xmlns:a="http://schemas.openxmlformats.org/drawingml/2006/main">
                <a:graphicData uri="http://schemas.microsoft.com/office/word/2010/wordprocessingShape">
                  <wps:wsp>
                    <wps:cNvSpPr txBox="1"/>
                    <wps:spPr>
                      <a:xfrm>
                        <a:off x="0" y="0"/>
                        <a:ext cx="152400" cy="349885"/>
                      </a:xfrm>
                      <a:prstGeom prst="rect"/>
                      <a:solidFill>
                        <a:srgbClr val="FFFFFF">
                          <a:alpha val="0"/>
                        </a:srgbClr>
                      </a:solidFill>
                    </wps:spPr>
                    <wps:txbx>
                      <w:txbxContent>
                        <w:p>
                          <w:pPr>
                            <w:pStyle w:val="Pieddepage"/>
                            <w:rPr/>
                          </w:pPr>
                          <w:r>
                            <w:rPr/>
                            <w:fldChar w:fldCharType="begin"/>
                          </w:r>
                          <w:r>
                            <w:instrText> PAGE </w:instrText>
                          </w:r>
                          <w:r>
                            <w:fldChar w:fldCharType="separate"/>
                          </w:r>
                          <w:r>
                            <w:t>20</w:t>
                          </w:r>
                          <w:r>
                            <w:fldChar w:fldCharType="end"/>
                          </w:r>
                        </w:p>
                        <w:p>
                          <w:pPr>
                            <w:pStyle w:val="Pieddepage"/>
                            <w:rPr/>
                          </w:pPr>
                          <w:r>
                            <w:rPr/>
                          </w:r>
                        </w:p>
                      </w:txbxContent>
                    </wps:txbx>
                    <wps:bodyPr anchor="t" lIns="0" tIns="0" rIns="0" bIns="0">
                      <a:noAutofit/>
                    </wps:bodyPr>
                  </wps:wsp>
                </a:graphicData>
              </a:graphic>
            </wp:anchor>
          </w:drawing>
        </mc:Choice>
        <mc:Fallback>
          <w:pict>
            <v:rect fillcolor="#FFFFFF" stroked="f" strokeweight="0pt" style="position:absolute;rotation:0;width:12pt;height:27.55pt;mso-wrap-distance-left:0pt;mso-wrap-distance-right:0pt;mso-wrap-distance-top:0pt;mso-wrap-distance-bottom:0pt;margin-top:0.05pt;mso-position-vertical-relative:text;margin-left:512.35pt;mso-position-horizontal-relative:text">
              <v:fill opacity="0f"/>
              <v:textbox inset="0in,0in,0in,0in">
                <w:txbxContent>
                  <w:p>
                    <w:pPr>
                      <w:pStyle w:val="Pieddepage"/>
                      <w:rPr/>
                    </w:pPr>
                    <w:r>
                      <w:rPr/>
                      <w:fldChar w:fldCharType="begin"/>
                    </w:r>
                    <w:r>
                      <w:instrText> PAGE </w:instrText>
                    </w:r>
                    <w:r>
                      <w:fldChar w:fldCharType="separate"/>
                    </w:r>
                    <w:r>
                      <w:t>20</w:t>
                    </w:r>
                    <w:r>
                      <w:fldChar w:fldCharType="end"/>
                    </w:r>
                  </w:p>
                  <w:p>
                    <w:pPr>
                      <w:pStyle w:val="Pieddepage"/>
                      <w:rPr/>
                    </w:pPr>
                    <w:r>
                      <w:rPr/>
                    </w:r>
                  </w:p>
                </w:txbxContent>
              </v:textbox>
              <w10:wrap type="squar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r>
  </w:p>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embedSystemFont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hd w:val="clear" w:fill="auto"/>
      <w:suppressAutoHyphens w:val="true"/>
      <w:bidi w:val="0"/>
      <w:jc w:val="left"/>
    </w:pPr>
    <w:rPr>
      <w:rFonts w:ascii="Times New Roman" w:hAnsi="Times New Roman" w:eastAsia="Times New Roman" w:cs="Times New Roman"/>
      <w:color w:val="00000A"/>
      <w:sz w:val="20"/>
      <w:szCs w:val="20"/>
      <w:lang w:val="en-GB" w:eastAsia="en-US" w:bidi="ar-SA"/>
    </w:rPr>
  </w:style>
  <w:style w:type="paragraph" w:styleId="Titre1" w:customStyle="1">
    <w:name w:val="Heading 1"/>
    <w:basedOn w:val="Normal"/>
    <w:next w:val="Normal"/>
    <w:qFormat/>
    <w:pPr>
      <w:keepNext/>
      <w:shd w:fill="FFFFFF" w:val="clear"/>
      <w:outlineLvl w:val="0"/>
    </w:pPr>
    <w:rPr>
      <w:b/>
      <w:bCs/>
    </w:rPr>
  </w:style>
  <w:style w:type="paragraph" w:styleId="Titre2" w:customStyle="1">
    <w:name w:val="Heading 2"/>
    <w:basedOn w:val="Normal"/>
    <w:next w:val="Normal"/>
    <w:qFormat/>
    <w:pPr>
      <w:keepNext/>
      <w:shd w:fill="FFFFFF" w:val="clear"/>
      <w:spacing w:lineRule="auto" w:line="360"/>
      <w:outlineLvl w:val="1"/>
    </w:pPr>
    <w:rPr>
      <w:i/>
      <w:iCs/>
    </w:rPr>
  </w:style>
  <w:style w:type="paragraph" w:styleId="Titre3" w:customStyle="1">
    <w:name w:val="Heading 3"/>
    <w:basedOn w:val="Normal"/>
    <w:next w:val="Normal"/>
    <w:qFormat/>
    <w:pPr>
      <w:keepNext/>
      <w:shd w:fill="FFFFFF" w:val="clear"/>
      <w:spacing w:lineRule="auto" w:line="360"/>
      <w:outlineLvl w:val="2"/>
    </w:pPr>
    <w:rPr>
      <w:u w:val="single"/>
    </w:rPr>
  </w:style>
  <w:style w:type="character" w:styleId="DefaultParagraphFont" w:default="1">
    <w:name w:val="Default Paragraph Font"/>
    <w:uiPriority w:val="1"/>
    <w:unhideWhenUsed/>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rFonts w:ascii="Symbol" w:hAnsi="Symbol" w:cs="Symbol"/>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Symbol" w:hAnsi="Symbol" w:cs="Symbol"/>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rFonts w:ascii="Symbol" w:hAnsi="Symbol" w:cs="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cs="Wingdings"/>
    </w:rPr>
  </w:style>
  <w:style w:type="character" w:styleId="WW8Num7z0" w:customStyle="1">
    <w:name w:val="WW8Num7z0"/>
    <w:qFormat/>
    <w:rPr>
      <w:rFonts w:ascii="Symbol" w:hAnsi="Symbol" w:cs="Symbol"/>
    </w:rPr>
  </w:style>
  <w:style w:type="character" w:styleId="WW8Num7z1" w:customStyle="1">
    <w:name w:val="WW8Num7z1"/>
    <w:qFormat/>
    <w:rPr>
      <w:rFonts w:ascii="Courier New" w:hAnsi="Courier New" w:cs="Courier New"/>
    </w:rPr>
  </w:style>
  <w:style w:type="character" w:styleId="WW8Num7z2" w:customStyle="1">
    <w:name w:val="WW8Num7z2"/>
    <w:qFormat/>
    <w:rPr>
      <w:rFonts w:ascii="Wingdings" w:hAnsi="Wingdings" w:cs="Wingdings"/>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rFonts w:ascii="Symbol" w:hAnsi="Symbol" w:cs="Symbol"/>
    </w:rPr>
  </w:style>
  <w:style w:type="character" w:styleId="WW8Num9z1" w:customStyle="1">
    <w:name w:val="WW8Num9z1"/>
    <w:qFormat/>
    <w:rPr>
      <w:rFonts w:ascii="Courier New" w:hAnsi="Courier New" w:cs="Courier New"/>
    </w:rPr>
  </w:style>
  <w:style w:type="character" w:styleId="WW8Num9z2" w:customStyle="1">
    <w:name w:val="WW8Num9z2"/>
    <w:qFormat/>
    <w:rPr>
      <w:rFonts w:ascii="Wingdings" w:hAnsi="Wingdings" w:cs="Wingdings"/>
    </w:rPr>
  </w:style>
  <w:style w:type="character" w:styleId="WW8Num10z0" w:customStyle="1">
    <w:name w:val="WW8Num10z0"/>
    <w:qFormat/>
    <w:rPr/>
  </w:style>
  <w:style w:type="character" w:styleId="WW8Num10z1" w:customStyle="1">
    <w:name w:val="WW8Num10z1"/>
    <w:qFormat/>
    <w:rPr/>
  </w:style>
  <w:style w:type="character" w:styleId="WW8Num10z2" w:customStyle="1">
    <w:name w:val="WW8Num10z2"/>
    <w:qFormat/>
    <w:rPr/>
  </w:style>
  <w:style w:type="character" w:styleId="WW8Num10z3" w:customStyle="1">
    <w:name w:val="WW8Num10z3"/>
    <w:qFormat/>
    <w:rPr/>
  </w:style>
  <w:style w:type="character" w:styleId="WW8Num10z4" w:customStyle="1">
    <w:name w:val="WW8Num10z4"/>
    <w:qFormat/>
    <w:rPr/>
  </w:style>
  <w:style w:type="character" w:styleId="WW8Num10z5" w:customStyle="1">
    <w:name w:val="WW8Num10z5"/>
    <w:qFormat/>
    <w:rPr/>
  </w:style>
  <w:style w:type="character" w:styleId="WW8Num10z6" w:customStyle="1">
    <w:name w:val="WW8Num10z6"/>
    <w:qFormat/>
    <w:rPr/>
  </w:style>
  <w:style w:type="character" w:styleId="WW8Num10z7" w:customStyle="1">
    <w:name w:val="WW8Num10z7"/>
    <w:qFormat/>
    <w:rPr/>
  </w:style>
  <w:style w:type="character" w:styleId="WW8Num10z8" w:customStyle="1">
    <w:name w:val="WW8Num10z8"/>
    <w:qFormat/>
    <w:rPr/>
  </w:style>
  <w:style w:type="character" w:styleId="Pagenumber">
    <w:name w:val="page number"/>
    <w:qFormat/>
    <w:rPr/>
  </w:style>
  <w:style w:type="character" w:styleId="Annotationreference">
    <w:name w:val="annotation reference"/>
    <w:basedOn w:val="DefaultParagraphFont"/>
    <w:uiPriority w:val="99"/>
    <w:semiHidden/>
    <w:unhideWhenUsed/>
    <w:qFormat/>
    <w:rsid w:val="00e3095f"/>
    <w:rPr>
      <w:sz w:val="18"/>
      <w:szCs w:val="18"/>
    </w:rPr>
  </w:style>
  <w:style w:type="character" w:styleId="CommentTextChar" w:customStyle="1">
    <w:name w:val="Comment Text Char"/>
    <w:basedOn w:val="DefaultParagraphFont"/>
    <w:link w:val="CommentText"/>
    <w:uiPriority w:val="99"/>
    <w:semiHidden/>
    <w:qFormat/>
    <w:rsid w:val="00e3095f"/>
    <w:rPr>
      <w:sz w:val="24"/>
      <w:szCs w:val="24"/>
    </w:rPr>
  </w:style>
  <w:style w:type="character" w:styleId="CommentSubjectChar" w:customStyle="1">
    <w:name w:val="Comment Subject Char"/>
    <w:basedOn w:val="CommentTextChar"/>
    <w:link w:val="CommentSubject"/>
    <w:uiPriority w:val="99"/>
    <w:semiHidden/>
    <w:qFormat/>
    <w:rsid w:val="00e3095f"/>
    <w:rPr>
      <w:b/>
      <w:bCs/>
      <w:sz w:val="24"/>
      <w:szCs w:val="24"/>
    </w:rPr>
  </w:style>
  <w:style w:type="character" w:styleId="BalloonTextChar" w:customStyle="1">
    <w:name w:val="Balloon Text Char"/>
    <w:basedOn w:val="DefaultParagraphFont"/>
    <w:link w:val="BalloonText"/>
    <w:uiPriority w:val="99"/>
    <w:semiHidden/>
    <w:qFormat/>
    <w:rsid w:val="00e3095f"/>
    <w:rPr>
      <w:rFonts w:ascii="Lucida Grande" w:hAnsi="Lucida Grande" w:cs="Lucida Grande"/>
      <w:sz w:val="18"/>
      <w:szCs w:val="18"/>
    </w:rPr>
  </w:style>
  <w:style w:type="character" w:styleId="ListLabel1" w:customStyle="1">
    <w:name w:val="ListLabel 1"/>
    <w:qFormat/>
    <w:rPr>
      <w:rFonts w:cs="Symbol"/>
    </w:rPr>
  </w:style>
  <w:style w:type="character" w:styleId="ListLabel2" w:customStyle="1">
    <w:name w:val="ListLabel 2"/>
    <w:qFormat/>
    <w:rPr>
      <w:rFonts w:cs="Symbol"/>
    </w:rPr>
  </w:style>
  <w:style w:type="character" w:styleId="LienInternet" w:customStyle="1">
    <w:name w:val="Lien Internet"/>
    <w:rPr>
      <w:color w:val="000080"/>
      <w:u w:val="single"/>
      <w:lang w:val="uz-Cyrl-UZ" w:eastAsia="uz-Cyrl-UZ" w:bidi="uz-Cyrl-UZ"/>
    </w:rPr>
  </w:style>
  <w:style w:type="character" w:styleId="ListLabel3">
    <w:name w:val="ListLabel 3"/>
    <w:qFormat/>
    <w:rPr>
      <w:rFonts w:cs="Symbol"/>
    </w:rPr>
  </w:style>
  <w:style w:type="character" w:styleId="ListLabel4">
    <w:name w:val="ListLabel 4"/>
    <w:qFormat/>
    <w:rPr>
      <w:rFonts w:cs="Symbol"/>
    </w:rPr>
  </w:style>
  <w:style w:type="paragraph" w:styleId="Titre" w:customStyle="1">
    <w:name w:val="Titre"/>
    <w:basedOn w:val="Normal"/>
    <w:next w:val="Corpsdetexte"/>
    <w:qFormat/>
    <w:pPr>
      <w:keepNext/>
      <w:shd w:fill="FFFFFF" w:val="clear"/>
      <w:spacing w:before="240" w:after="120"/>
    </w:pPr>
    <w:rPr>
      <w:rFonts w:ascii="Liberation Sans" w:hAnsi="Liberation Sans" w:eastAsia="Droid Sans Fallback" w:cs="FreeSans"/>
      <w:sz w:val="28"/>
      <w:szCs w:val="28"/>
    </w:rPr>
  </w:style>
  <w:style w:type="paragraph" w:styleId="Corpsdetexte" w:customStyle="1">
    <w:name w:val="Body Text"/>
    <w:basedOn w:val="Normal"/>
    <w:pPr>
      <w:shd w:fill="FFFFFF" w:val="clear"/>
      <w:spacing w:lineRule="auto" w:line="288" w:before="0" w:after="140"/>
    </w:pPr>
    <w:rPr/>
  </w:style>
  <w:style w:type="paragraph" w:styleId="Liste" w:customStyle="1">
    <w:name w:val="List"/>
    <w:basedOn w:val="Corpsdetexte"/>
    <w:pPr>
      <w:shd w:fill="FFFFFF" w:val="clear"/>
    </w:pPr>
    <w:rPr>
      <w:rFonts w:cs="FreeSans"/>
    </w:rPr>
  </w:style>
  <w:style w:type="paragraph" w:styleId="Lgende" w:customStyle="1">
    <w:name w:val="Caption"/>
    <w:basedOn w:val="Normal"/>
    <w:qFormat/>
    <w:pPr>
      <w:suppressLineNumbers/>
      <w:shd w:fill="FFFFFF" w:val="clear"/>
      <w:spacing w:before="120" w:after="120"/>
    </w:pPr>
    <w:rPr>
      <w:rFonts w:cs="FreeSans"/>
      <w:i/>
      <w:iCs/>
      <w:sz w:val="24"/>
      <w:szCs w:val="24"/>
    </w:rPr>
  </w:style>
  <w:style w:type="paragraph" w:styleId="Index" w:customStyle="1">
    <w:name w:val="Index"/>
    <w:basedOn w:val="Normal"/>
    <w:qFormat/>
    <w:pPr>
      <w:suppressLineNumbers/>
      <w:shd w:fill="FFFFFF" w:val="clear"/>
    </w:pPr>
    <w:rPr>
      <w:rFonts w:cs="FreeSans"/>
    </w:rPr>
  </w:style>
  <w:style w:type="paragraph" w:styleId="Caption">
    <w:name w:val="caption"/>
    <w:basedOn w:val="Normal"/>
    <w:qFormat/>
    <w:pPr>
      <w:suppressLineNumbers/>
      <w:shd w:fill="FFFFFF" w:val="clear"/>
      <w:spacing w:before="120" w:after="120"/>
    </w:pPr>
    <w:rPr/>
  </w:style>
  <w:style w:type="paragraph" w:styleId="Pieddepage" w:customStyle="1">
    <w:name w:val="Footer"/>
    <w:basedOn w:val="Normal"/>
    <w:pPr>
      <w:shd w:fill="FFFFFF" w:val="clear"/>
      <w:tabs>
        <w:tab w:val="center" w:pos="4153" w:leader="none"/>
        <w:tab w:val="right" w:pos="8306" w:leader="none"/>
      </w:tabs>
    </w:pPr>
    <w:rPr/>
  </w:style>
  <w:style w:type="paragraph" w:styleId="Aug" w:customStyle="1">
    <w:name w:val="aug"/>
    <w:basedOn w:val="Normal"/>
    <w:qFormat/>
    <w:pPr>
      <w:shd w:fill="FFFFFF" w:val="clear"/>
      <w:spacing w:lineRule="atLeast" w:line="480" w:before="0" w:after="240"/>
    </w:pPr>
    <w:rPr/>
  </w:style>
  <w:style w:type="paragraph" w:styleId="BodyText2">
    <w:name w:val="Body Text 2"/>
    <w:basedOn w:val="Normal"/>
    <w:qFormat/>
    <w:pPr>
      <w:shd w:fill="FFFFFF" w:val="clear"/>
      <w:spacing w:lineRule="auto" w:line="480" w:before="0" w:after="120"/>
    </w:pPr>
    <w:rPr>
      <w:szCs w:val="24"/>
    </w:rPr>
  </w:style>
  <w:style w:type="paragraph" w:styleId="Contenudecadre" w:customStyle="1">
    <w:name w:val="Contenu de cadre"/>
    <w:basedOn w:val="Normal"/>
    <w:qFormat/>
    <w:pPr>
      <w:shd w:fill="FFFFFF" w:val="clear"/>
    </w:pPr>
    <w:rPr/>
  </w:style>
  <w:style w:type="paragraph" w:styleId="Illustration" w:customStyle="1">
    <w:name w:val="Illustration"/>
    <w:basedOn w:val="Caption"/>
    <w:qFormat/>
    <w:pPr>
      <w:shd w:fill="FFFFFF" w:val="clear"/>
    </w:pPr>
    <w:rPr/>
  </w:style>
  <w:style w:type="paragraph" w:styleId="Annotationtext">
    <w:name w:val="annotation text"/>
    <w:basedOn w:val="Normal"/>
    <w:link w:val="CommentTextChar"/>
    <w:uiPriority w:val="99"/>
    <w:semiHidden/>
    <w:unhideWhenUsed/>
    <w:qFormat/>
    <w:rsid w:val="00e3095f"/>
    <w:pPr>
      <w:shd w:fill="FFFFFF" w:val="clear"/>
    </w:pPr>
    <w:rPr>
      <w:sz w:val="24"/>
      <w:szCs w:val="24"/>
    </w:rPr>
  </w:style>
  <w:style w:type="paragraph" w:styleId="Annotationsubject">
    <w:name w:val="annotation subject"/>
    <w:basedOn w:val="Annotationtext"/>
    <w:link w:val="CommentSubjectChar"/>
    <w:uiPriority w:val="99"/>
    <w:semiHidden/>
    <w:unhideWhenUsed/>
    <w:qFormat/>
    <w:rsid w:val="00e3095f"/>
    <w:pPr>
      <w:shd w:fill="FFFFFF" w:val="clear"/>
    </w:pPr>
    <w:rPr>
      <w:b/>
      <w:bCs/>
      <w:sz w:val="20"/>
      <w:szCs w:val="20"/>
    </w:rPr>
  </w:style>
  <w:style w:type="paragraph" w:styleId="BalloonText">
    <w:name w:val="Balloon Text"/>
    <w:basedOn w:val="Normal"/>
    <w:link w:val="BalloonTextChar"/>
    <w:uiPriority w:val="99"/>
    <w:semiHidden/>
    <w:unhideWhenUsed/>
    <w:qFormat/>
    <w:rsid w:val="00e3095f"/>
    <w:pPr>
      <w:shd w:fill="FFFFFF" w:val="clear"/>
    </w:pPr>
    <w:rPr>
      <w:rFonts w:ascii="Lucida Grande" w:hAnsi="Lucida Grande" w:cs="Lucida Grande"/>
      <w:sz w:val="18"/>
      <w:szCs w:val="18"/>
    </w:rPr>
  </w:style>
  <w:style w:type="paragraph" w:styleId="Entte" w:customStyle="1">
    <w:name w:val="Header"/>
    <w:basedOn w:val="Normal"/>
    <w:pPr>
      <w:shd w:fill="FFFFFF" w:val="clear"/>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Application>LibreOffice/5.1.4.2$Linux_X86_64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2016-08-13T08:53:00Z</dcterms:created>
  <dc:creator>John Pannell</dc:creator>
  <dc:description/>
  <dc:language>fr-CH</dc:language>
  <cp:lastModifiedBy>John Pannell</cp:lastModifiedBy>
  <cp:lastPrinted>2006-09-26T12:41:00Z</cp:lastPrinted>
  <dcterms:modified xsi:type="dcterms:W3CDTF">2016-08-13T09:57:00Z</dcterms:modified>
  <cp:revision>12</cp:revision>
  <dc:subject/>
  <dc:title>Results</dc:title>
</cp:coreProperties>
</file>