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49.png" ContentType="image/png"/>
  <Override PartName="/word/media/image148.png" ContentType="image/png"/>
  <Override PartName="/word/media/image147.png" ContentType="image/png"/>
  <Override PartName="/word/media/image146.png" ContentType="image/png"/>
  <Override PartName="/word/media/image145.png" ContentType="image/png"/>
  <Override PartName="/word/media/image144.png" ContentType="image/png"/>
  <Override PartName="/word/media/image143.png" ContentType="image/png"/>
  <Override PartName="/word/media/image142.png" ContentType="image/png"/>
  <Override PartName="/word/media/image141.emf" ContentType="image/x-emf"/>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t>Inbreeding and sex allocation in hermaphroditic metapopulations</w:t>
      </w:r>
    </w:p>
    <w:p>
      <w:pPr>
        <w:pStyle w:val="Normal"/>
        <w:tabs>
          <w:tab w:val="left" w:pos="6094" w:leader="none"/>
        </w:tabs>
        <w:spacing w:lineRule="auto" w:line="36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vertAlign w:val="superscript"/>
        </w:rPr>
      </w:pPr>
      <w:r>
        <w:rPr/>
        <w:t>Camille Roux, Charles Mullon, Samuel Neuenschwander, Jérôme Goudet, John R. Pannell</w:t>
      </w:r>
      <w:r>
        <w:rPr>
          <w:vertAlign w:val="superscript"/>
        </w:rPr>
        <w:t>1</w:t>
      </w:r>
    </w:p>
    <w:p>
      <w:pPr>
        <w:pStyle w:val="Aug"/>
        <w:spacing w:lineRule="auto" w:line="360" w:before="0" w:after="0"/>
        <w:rPr/>
      </w:pPr>
      <w:r>
        <w:rPr/>
      </w:r>
    </w:p>
    <w:p>
      <w:pPr>
        <w:pStyle w:val="Normal"/>
        <w:spacing w:lineRule="auto" w:line="360"/>
        <w:rPr/>
      </w:pPr>
      <w:r>
        <w:rPr/>
      </w:r>
    </w:p>
    <w:p>
      <w:pPr>
        <w:pStyle w:val="Normal"/>
        <w:spacing w:lineRule="auto" w:line="360"/>
        <w:rPr/>
      </w:pPr>
      <w:r>
        <w:rPr/>
        <w:t>Department of Ecology and Evolution</w:t>
      </w:r>
    </w:p>
    <w:p>
      <w:pPr>
        <w:pStyle w:val="Normal"/>
        <w:spacing w:lineRule="auto" w:line="360"/>
        <w:rPr/>
      </w:pPr>
      <w:r>
        <w:rPr/>
        <w:t>Biophore Building</w:t>
      </w:r>
    </w:p>
    <w:p>
      <w:pPr>
        <w:pStyle w:val="Normal"/>
        <w:spacing w:lineRule="auto" w:line="360"/>
        <w:rPr/>
      </w:pPr>
      <w:r>
        <w:rPr/>
        <w:t>University of Lausanne</w:t>
      </w:r>
    </w:p>
    <w:p>
      <w:pPr>
        <w:pStyle w:val="Normal"/>
        <w:spacing w:lineRule="auto" w:line="360"/>
        <w:rPr/>
      </w:pPr>
      <w:r>
        <w:rPr/>
        <w:t>1015 Lausanne</w:t>
      </w:r>
    </w:p>
    <w:p>
      <w:pPr>
        <w:pStyle w:val="Normal"/>
        <w:spacing w:lineRule="auto" w:line="360"/>
        <w:rPr/>
      </w:pPr>
      <w:r>
        <w:rPr/>
        <w:t>Switzerland</w:t>
      </w:r>
    </w:p>
    <w:p>
      <w:pPr>
        <w:pStyle w:val="Normal"/>
        <w:spacing w:lineRule="auto" w:line="360"/>
        <w:rPr/>
      </w:pPr>
      <w:r>
        <w:rPr/>
      </w:r>
    </w:p>
    <w:p>
      <w:pPr>
        <w:pStyle w:val="Normal"/>
        <w:spacing w:lineRule="auto" w:line="360"/>
        <w:rPr>
          <w:color w:val="000000"/>
        </w:rPr>
      </w:pPr>
      <w:r>
        <w:rPr/>
        <w:t xml:space="preserve">email: </w:t>
      </w:r>
      <w:r>
        <w:rPr>
          <w:color w:val="000000"/>
        </w:rPr>
        <w:t xml:space="preserve">john.pannell@unil.ch  </w:t>
      </w:r>
    </w:p>
    <w:p>
      <w:pPr>
        <w:pStyle w:val="Normal"/>
        <w:spacing w:lineRule="auto" w:line="360"/>
        <w:rPr/>
      </w:pPr>
      <w:r>
        <w:rPr/>
      </w:r>
    </w:p>
    <w:p>
      <w:pPr>
        <w:pStyle w:val="Normal"/>
        <w:spacing w:lineRule="auto" w:line="360"/>
        <w:rPr/>
      </w:pPr>
      <w:r>
        <w:rPr/>
        <w:t xml:space="preserve">KEY WORDS: </w:t>
      </w:r>
    </w:p>
    <w:p>
      <w:pPr>
        <w:pStyle w:val="Normal"/>
        <w:spacing w:lineRule="auto" w:line="360"/>
        <w:rPr>
          <w:color w:val="000000"/>
        </w:rPr>
      </w:pPr>
      <w:r>
        <w:rPr>
          <w:color w:val="000000"/>
        </w:rPr>
        <w:t xml:space="preserve">SHORT TITLE: </w:t>
      </w:r>
    </w:p>
    <w:p>
      <w:pPr>
        <w:pStyle w:val="Normal"/>
        <w:pageBreakBefore/>
        <w:spacing w:lineRule="auto" w:line="360"/>
        <w:jc w:val="both"/>
        <w:rPr>
          <w:b/>
        </w:rPr>
      </w:pPr>
      <w:r>
        <w:rPr>
          <w:b/>
        </w:rPr>
        <w:t>Introduction</w:t>
      </w:r>
    </w:p>
    <w:p>
      <w:pPr>
        <w:pStyle w:val="Normal"/>
        <w:spacing w:lineRule="auto" w:line="360"/>
        <w:jc w:val="both"/>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produces by mothers, weighted by the relative cost of raising an offspring of sex to independence. For a long time, the fact that many species appeared to produce equal sex ratios was an evolutionary puzzle, as males might seem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in the majority sex. In such populations, natural selection should thus rapidly bring about an equilibration of the sex ratio. </w:t>
      </w:r>
    </w:p>
    <w:p>
      <w:pPr>
        <w:pStyle w:val="Normal"/>
        <w:spacing w:lineRule="auto" w:line="360"/>
        <w:jc w:val="both"/>
        <w:rPr/>
      </w:pPr>
      <w:r>
        <w:rPr/>
      </w:r>
    </w:p>
    <w:p>
      <w:pPr>
        <w:pStyle w:val="Normal"/>
        <w:spacing w:lineRule="auto" w:line="360"/>
        <w:jc w:val="both"/>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will favour a strategy that biases the sex ratio towards the production of fewer sons and more daughters. Hamilton’s {, 1967 #349} explanation is supported by a wide range of empirical observations, and indeed stands as perhaps the most successful cornerstone of life-history theory (REFS). It is particularly well illustrated by examples where the sons and daughters of a small number of fertilized females hatch together and mate before dispersing; when the number of mothers is small, the chance of mating between full or half siblings (inbreeding) is high. Indeed, the inbreeding coefficient, which measures the degree to which related individuals mate with one another relative to the case of random mating across the population, is a reliable predictor of sex ratio chosen by mothers for their progeny. </w:t>
      </w:r>
    </w:p>
    <w:p>
      <w:pPr>
        <w:pStyle w:val="Normal"/>
        <w:spacing w:lineRule="auto" w:line="360"/>
        <w:jc w:val="both"/>
        <w:rPr/>
      </w:pPr>
      <w:r>
        <w:rPr/>
      </w:r>
    </w:p>
    <w:p>
      <w:pPr>
        <w:pStyle w:val="Normal"/>
        <w:spacing w:lineRule="auto" w:line="360"/>
        <w:jc w:val="both"/>
        <w:rPr/>
      </w:pPr>
      <w:r>
        <w:rPr/>
        <w:t xml:space="preserve">While the above ideas were developed principally with gonochoristic species in mind and have found substantial support from studies of species with separate sexes, they also apply to hermaphrodites.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Similarly, in hermaphroditic populations subject to local mate competition, we should expect individuals to bias their sex allocation to their female function. Thus, female-biased allocation is predicted for plants where pollen is dispersed to limited number of receptive flowers (over small distances) than seeds {Lloyd, 1982 #523}. Similarly, female-biased allocation is predicted for partially inbreeding hermaphroditic populations, whether through self-fertilization or biparental reproduction. </w:t>
      </w:r>
    </w:p>
    <w:p>
      <w:pPr>
        <w:pStyle w:val="Normal"/>
        <w:spacing w:lineRule="auto" w:line="360"/>
        <w:jc w:val="both"/>
        <w:rPr/>
      </w:pPr>
      <w:r>
        <w:rPr/>
      </w:r>
    </w:p>
    <w:p>
      <w:pPr>
        <w:pStyle w:val="Normal"/>
        <w:spacing w:lineRule="auto" w:line="360"/>
        <w:jc w:val="both"/>
        <w:rPr/>
      </w:pPr>
      <w:r>
        <w:rPr/>
        <w:t xml:space="preserve">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pacing w:lineRule="auto" w:line="360"/>
        <w:jc w:val="both"/>
        <w:rPr/>
      </w:pPr>
      <w:r>
        <w:rPr/>
      </w:r>
    </w:p>
    <w:p>
      <w:pPr>
        <w:pStyle w:val="Normal"/>
        <w:spacing w:lineRule="auto" w:line="360"/>
        <w:jc w:val="both"/>
        <w:rPr/>
      </w:pPr>
      <w:r>
        <w:rPr/>
        <w:t xml:space="preserve">Self-fertilization represents the most extreme form of inbreeding, but strong population structure can also bring about inbreeding.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pacing w:lineRule="auto" w:line="360"/>
        <w:jc w:val="both"/>
        <w:rPr/>
      </w:pPr>
      <w:r>
        <w:rPr/>
      </w:r>
    </w:p>
    <w:p>
      <w:pPr>
        <w:pStyle w:val="Normal"/>
        <w:spacing w:lineRule="auto" w:line="360"/>
        <w:jc w:val="both"/>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What we do find surprising is the poor ability of other measures of population differentiation to predict the sex allocation. In particular, our simulations indicate that Jost’s D {, 2008 #6080} is a very poor indicator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 </w:t>
      </w:r>
    </w:p>
    <w:p>
      <w:pPr>
        <w:pStyle w:val="Normal"/>
        <w:spacing w:lineRule="auto" w:line="360"/>
        <w:jc w:val="both"/>
        <w:rPr/>
      </w:pPr>
      <w:r>
        <w:rPr/>
      </w:r>
    </w:p>
    <w:p>
      <w:pPr>
        <w:pStyle w:val="Normal"/>
        <w:spacing w:lineRule="auto" w:line="360"/>
        <w:jc w:val="both"/>
        <w:rPr>
          <w:u w:val="single"/>
        </w:rPr>
      </w:pPr>
      <w:r>
        <w:rPr>
          <w:u w:val="single"/>
        </w:rPr>
        <w:t>Fragments for Introduction?</w:t>
      </w:r>
    </w:p>
    <w:p>
      <w:pPr>
        <w:pStyle w:val="Normal"/>
        <w:numPr>
          <w:ilvl w:val="0"/>
          <w:numId w:val="1"/>
        </w:numPr>
        <w:spacing w:lineRule="auto" w:line="360"/>
        <w:jc w:val="both"/>
        <w:rPr/>
      </w:pPr>
      <w:r>
        <w:rPr/>
        <w:t>Different dispersal distances cause more sib competition within one sex than the other (Clarke 1978; Bulmer and Taylor 1980); “sex ratio will be biased in favour of the sex with the smaller degree of sib competition” (Frank 1986)</w:t>
      </w:r>
    </w:p>
    <w:p>
      <w:pPr>
        <w:pStyle w:val="Normal"/>
        <w:spacing w:lineRule="auto" w:line="360"/>
        <w:jc w:val="both"/>
        <w:rPr/>
      </w:pPr>
      <w:r>
        <w:rPr/>
      </w:r>
    </w:p>
    <w:p>
      <w:pPr>
        <w:pStyle w:val="Normal"/>
        <w:numPr>
          <w:ilvl w:val="0"/>
          <w:numId w:val="1"/>
        </w:numPr>
        <w:spacing w:lineRule="auto" w:line="360"/>
        <w:jc w:val="both"/>
        <w:rPr/>
      </w:pPr>
      <w:r>
        <w:rPr/>
        <w:t>Under the haystack model, when a limit is placed on the size that a deme can attain, the effect of group selection is reduced” therefore r -&gt; ½ (Frank 1986)</w:t>
      </w:r>
    </w:p>
    <w:p>
      <w:pPr>
        <w:pStyle w:val="Normal"/>
        <w:spacing w:lineRule="auto" w:line="360"/>
        <w:jc w:val="both"/>
        <w:rPr/>
      </w:pPr>
      <w:r>
        <w:rPr/>
      </w:r>
    </w:p>
    <w:p>
      <w:pPr>
        <w:pStyle w:val="Normal"/>
        <w:spacing w:lineRule="auto" w:line="360"/>
        <w:jc w:val="both"/>
        <w:rPr>
          <w:b/>
        </w:rPr>
      </w:pPr>
      <w:r>
        <w:rPr>
          <w:b/>
        </w:rPr>
        <w:t>Model</w:t>
      </w:r>
    </w:p>
    <w:p>
      <w:pPr>
        <w:pStyle w:val="Normal"/>
        <w:spacing w:lineRule="auto" w:line="360"/>
        <w:jc w:val="both"/>
        <w:rPr>
          <w:rFonts w:ascii="Times new roman" w:hAnsi="Times new roman"/>
        </w:rPr>
      </w:pPr>
      <w:r>
        <w:rPr/>
        <w:t>We consider an island metapopula</w:t>
      </w:r>
      <w:r>
        <w:rPr>
          <w:rFonts w:ascii="Times new roman" w:hAnsi="Times new roman"/>
        </w:rPr>
        <w:t xml:space="preserve">tion of </w:t>
      </w:r>
      <w:r>
        <w:rPr>
          <w:rFonts w:ascii="Times new roman" w:hAnsi="Times new roman"/>
          <w:i/>
          <w:iCs/>
        </w:rPr>
        <w:t>D</w:t>
      </w:r>
      <w:r>
        <w:rPr>
          <w:rFonts w:ascii="Times new roman" w:hAnsi="Times new roman"/>
        </w:rPr>
        <w:t xml:space="preserve"> demes in a constant environment with discrete non-overlapping generations. All of the </w:t>
      </w:r>
      <w:r>
        <w:rPr>
          <w:rFonts w:ascii="Times new roman" w:hAnsi="Times new roman"/>
          <w:i/>
          <w:iCs/>
        </w:rPr>
        <w:t>D</w:t>
      </w:r>
      <w:r>
        <w:rPr>
          <w:rFonts w:ascii="Times new roman" w:hAnsi="Times new roman"/>
        </w:rPr>
        <w:t xml:space="preserve"> demes share the same carrying capacity </w:t>
      </w:r>
      <w:r>
        <w:rPr>
          <w:rFonts w:ascii="Times new roman" w:hAnsi="Times new roman"/>
          <w:i/>
          <w:iCs/>
        </w:rPr>
        <w:t>K</w:t>
      </w:r>
      <w:r>
        <w:rPr>
          <w:rFonts w:ascii="Times new roman" w:hAnsi="Times new roman"/>
        </w:rPr>
        <w:t xml:space="preserve">. At generation </w:t>
      </w:r>
      <w:r>
        <w:rPr>
          <w:rFonts w:ascii="Times new roman" w:hAnsi="Times new roman"/>
          <w:i/>
          <w:iCs/>
        </w:rPr>
        <w:t>t</w:t>
      </w:r>
      <w:r>
        <w:rPr>
          <w:rFonts w:ascii="Times new roman" w:hAnsi="Times new roman"/>
        </w:rPr>
        <w:t xml:space="preserve">, the metapopulation is made up of </w:t>
      </w:r>
      <w:r>
        <w:rPr>
          <w:rFonts w:ascii="Times new roman" w:hAnsi="Times new roman"/>
          <w:i/>
          <w:iCs/>
        </w:rPr>
        <w:t>N</w:t>
      </w:r>
      <w:r>
        <w:rPr>
          <w:rFonts w:ascii="Times new roman" w:hAnsi="Times new roman"/>
          <w:i/>
          <w:iCs/>
          <w:vertAlign w:val="subscript"/>
        </w:rPr>
        <w:t>tot,</w:t>
      </w:r>
      <w:r>
        <w:rPr>
          <w:rFonts w:ascii="Times new roman" w:hAnsi="Times new roman"/>
          <w:i/>
          <w:iCs/>
          <w:vertAlign w:val="subscript"/>
        </w:rPr>
        <w:t>t</w:t>
      </w:r>
      <w:r>
        <w:rPr>
          <w:rFonts w:ascii="Times new roman" w:hAnsi="Times new roman"/>
        </w:rPr>
        <w:t xml:space="preserve"> diploid hermaphrodite individuals where </w:t>
      </w:r>
      <w:r>
        <w:rPr>
          <w:rFonts w:ascii="Times new roman" w:hAnsi="Times new roman"/>
          <w:i/>
          <w:iCs/>
        </w:rPr>
        <w:t>N</w:t>
      </w:r>
      <w:r>
        <w:rPr>
          <w:rFonts w:ascii="Times new roman" w:hAnsi="Times new roman"/>
          <w:i/>
          <w:iCs/>
          <w:vertAlign w:val="subscript"/>
        </w:rPr>
        <w:t>tot,</w:t>
      </w:r>
      <w:r>
        <w:rPr>
          <w:rFonts w:ascii="Times new roman" w:hAnsi="Times new roman"/>
          <w:i/>
          <w:iCs/>
          <w:vertAlign w:val="subscript"/>
        </w:rPr>
        <w:t>t</w:t>
      </w:r>
      <w:r>
        <w:rPr>
          <w:rFonts w:ascii="Times new roman" w:hAnsi="Times new roman"/>
        </w:rPr>
        <w:t xml:space="preserve"> </w:t>
      </w:r>
      <w:r>
        <w:rPr>
          <w:rFonts w:ascii="Times new roman" w:hAnsi="Times new roman"/>
        </w:rPr>
        <w:t xml:space="preserve">is the sum of </w:t>
      </w:r>
      <w:r>
        <w:rPr>
          <w:rFonts w:ascii="Times new roman" w:hAnsi="Times new roman"/>
          <w:i/>
          <w:iCs/>
        </w:rPr>
        <w:t>N</w:t>
      </w:r>
      <w:r>
        <w:rPr>
          <w:rFonts w:ascii="Times new roman" w:hAnsi="Times new roman"/>
          <w:i/>
          <w:iCs/>
          <w:vertAlign w:val="subscript"/>
        </w:rPr>
        <w:t>d,t</w:t>
      </w:r>
      <w:r>
        <w:rPr>
          <w:rFonts w:ascii="Times new roman" w:hAnsi="Times new roman"/>
          <w:i w:val="false"/>
          <w:iCs w:val="false"/>
          <w:position w:val="0"/>
          <w:sz w:val="20"/>
          <w:vertAlign w:val="baseline"/>
        </w:rPr>
        <w:t xml:space="preserve">, the number of individuals in a deme </w:t>
      </w:r>
      <w:r>
        <w:rPr>
          <w:rFonts w:ascii="Times new roman" w:hAnsi="Times new roman"/>
          <w:i/>
          <w:iCs/>
          <w:position w:val="0"/>
          <w:sz w:val="20"/>
          <w:vertAlign w:val="baseline"/>
        </w:rPr>
        <w:t>d</w:t>
      </w:r>
      <w:r>
        <w:rPr>
          <w:rFonts w:ascii="Times new roman" w:hAnsi="Times new roman"/>
          <w:i w:val="false"/>
          <w:iCs w:val="false"/>
          <w:position w:val="0"/>
          <w:sz w:val="20"/>
          <w:vertAlign w:val="baseline"/>
        </w:rPr>
        <w:t xml:space="preserve"> at generation </w:t>
      </w:r>
      <w:r>
        <w:rPr>
          <w:rFonts w:ascii="Times new roman" w:hAnsi="Times new roman"/>
          <w:i/>
          <w:iCs/>
          <w:position w:val="0"/>
          <w:sz w:val="20"/>
          <w:vertAlign w:val="baseline"/>
        </w:rPr>
        <w:t>t</w:t>
      </w:r>
      <w:r>
        <w:rPr>
          <w:rFonts w:ascii="Times new roman" w:hAnsi="Times new roman"/>
        </w:rPr>
        <w:t xml:space="preserve">. Hermaphrodite individuals allocate a proportion α and </w:t>
      </w:r>
      <w:r>
        <w:rPr>
          <w:rFonts w:ascii="Times new roman" w:hAnsi="Times new roman"/>
          <w:i w:val="false"/>
          <w:iCs w:val="false"/>
        </w:rPr>
        <w:t>β</w:t>
      </w:r>
      <w:r>
        <w:rPr>
          <w:rFonts w:ascii="Times new roman" w:hAnsi="Times new roman"/>
        </w:rPr>
        <w:t xml:space="preserve"> of their resources toward male and female functions respectively, the sum α + β </w:t>
      </w:r>
      <w:r>
        <w:rPr>
          <w:rFonts w:ascii="Times new roman" w:hAnsi="Times new roman"/>
        </w:rPr>
        <w:t xml:space="preserve">always </w:t>
      </w:r>
      <w:r>
        <w:rPr>
          <w:rFonts w:ascii="Times new roman" w:hAnsi="Times new roman"/>
        </w:rPr>
        <w:t>being equal to one.</w:t>
      </w:r>
    </w:p>
    <w:p>
      <w:pPr>
        <w:pStyle w:val="Normal"/>
        <w:spacing w:lineRule="auto" w:line="360"/>
        <w:jc w:val="both"/>
        <w:rPr>
          <w:rFonts w:ascii="Times new roman" w:hAnsi="Times new roman"/>
        </w:rPr>
      </w:pPr>
      <w:r>
        <w:rPr>
          <w:rFonts w:ascii="Times new roman" w:hAnsi="Times new roman"/>
          <w:i w:val="false"/>
          <w:iCs w:val="false"/>
        </w:rPr>
        <w:t xml:space="preserve">β </w:t>
      </w:r>
      <w:r>
        <w:rPr>
          <w:rFonts w:ascii="Times new roman" w:hAnsi="Times new roman"/>
          <w:i w:val="false"/>
          <w:iCs w:val="false"/>
        </w:rPr>
        <w:t xml:space="preserve">value is independently determined to each individual as the consequence of </w:t>
      </w:r>
      <w:r>
        <w:rPr>
          <w:rFonts w:ascii="Times new roman" w:hAnsi="Times new roman"/>
          <w:i w:val="false"/>
          <w:iCs w:val="false"/>
        </w:rPr>
        <w:t xml:space="preserve">allelic </w:t>
      </w:r>
      <w:r>
        <w:rPr>
          <w:rFonts w:ascii="Times new roman" w:hAnsi="Times new roman"/>
          <w:i w:val="false"/>
          <w:iCs w:val="false"/>
        </w:rPr>
        <w:t xml:space="preserve">effects </w:t>
      </w:r>
      <w:r>
        <w:rPr>
          <w:rFonts w:ascii="Times new roman" w:hAnsi="Times new roman"/>
          <w:i/>
          <w:iCs/>
        </w:rPr>
        <w:t>Q</w:t>
      </w:r>
      <w:r>
        <w:rPr>
          <w:rFonts w:ascii="Times new roman" w:hAnsi="Times new roman"/>
          <w:i w:val="false"/>
          <w:iCs w:val="false"/>
        </w:rPr>
        <w:t xml:space="preserve"> </w:t>
      </w:r>
      <w:r>
        <w:rPr>
          <w:rFonts w:ascii="Times new roman" w:hAnsi="Times new roman"/>
          <w:i w:val="false"/>
          <w:iCs w:val="false"/>
        </w:rPr>
        <w:t xml:space="preserve">at </w:t>
      </w:r>
      <w:r>
        <w:rPr>
          <w:rFonts w:ascii="Times new roman" w:hAnsi="Times new roman"/>
          <w:i w:val="false"/>
          <w:iCs w:val="false"/>
        </w:rPr>
        <w:t xml:space="preserve">one quantitative locus, </w:t>
      </w:r>
      <w:r>
        <w:rPr>
          <w:rFonts w:ascii="Times new roman" w:hAnsi="Times new roman"/>
          <w:i w:val="false"/>
          <w:iCs w:val="false"/>
        </w:rPr>
        <w:t xml:space="preserve">and summed over the </w:t>
      </w:r>
      <w:r>
        <w:rPr>
          <w:rFonts w:ascii="Times new roman" w:hAnsi="Times new roman"/>
          <w:i w:val="false"/>
          <w:iCs w:val="false"/>
        </w:rPr>
        <w:t xml:space="preserve">two </w:t>
      </w:r>
      <w:r>
        <w:rPr>
          <w:rFonts w:ascii="Times new roman" w:hAnsi="Times new roman"/>
          <w:i w:val="false"/>
          <w:iCs w:val="false"/>
        </w:rPr>
        <w:t xml:space="preserve">carried </w:t>
      </w:r>
      <w:r>
        <w:rPr>
          <w:rFonts w:ascii="Times new roman" w:hAnsi="Times new roman"/>
          <w:i w:val="false"/>
          <w:iCs w:val="false"/>
        </w:rPr>
        <w:t>copies</w:t>
      </w:r>
      <w:r>
        <w:rPr>
          <w:rFonts w:ascii="Times new roman" w:hAnsi="Times new roman"/>
        </w:rPr>
        <w:t xml:space="preserve">. </w:t>
      </w:r>
      <w:r>
        <w:rPr>
          <w:rFonts w:ascii="Times new roman" w:hAnsi="Times new roman"/>
        </w:rPr>
        <w:t xml:space="preserve">A haploid gamete carrying one copy of the quantitative locus has a probability </w:t>
      </w:r>
      <w:r>
        <w:rPr>
          <w:rFonts w:ascii="Times new roman" w:hAnsi="Times new roman"/>
          <w:i/>
          <w:iCs/>
        </w:rPr>
        <w:t>µ</w:t>
      </w:r>
      <w:r>
        <w:rPr>
          <w:rFonts w:ascii="Times new roman" w:hAnsi="Times new roman"/>
          <w:i/>
          <w:iCs/>
          <w:vertAlign w:val="subscript"/>
        </w:rPr>
        <w:t>quanti</w:t>
      </w:r>
      <w:r>
        <w:rPr>
          <w:rFonts w:ascii="Times new roman" w:hAnsi="Times new roman"/>
        </w:rPr>
        <w:t xml:space="preserve"> to mutate before </w:t>
      </w:r>
      <w:r>
        <w:rPr>
          <w:rFonts w:ascii="Times new roman" w:hAnsi="Times new roman"/>
        </w:rPr>
        <w:t>being transmitted</w:t>
      </w:r>
      <w:r>
        <w:rPr>
          <w:rFonts w:ascii="Times new roman" w:hAnsi="Times new roman"/>
        </w:rPr>
        <w:t xml:space="preserve"> to the progeny. The new allelic effect </w:t>
      </w:r>
      <w:r>
        <w:rPr>
          <w:rFonts w:ascii="Times new roman" w:hAnsi="Times new roman"/>
          <w:i/>
          <w:iCs/>
        </w:rPr>
        <w:t>Q</w:t>
      </w:r>
      <w:r>
        <w:rPr>
          <w:rFonts w:ascii="Times new roman" w:hAnsi="Times new roman"/>
        </w:rPr>
        <w:t xml:space="preserve"> </w:t>
      </w:r>
      <w:r>
        <w:rPr>
          <w:rFonts w:ascii="Times new roman" w:hAnsi="Times new roman"/>
        </w:rPr>
        <w:t xml:space="preserve">is then </w:t>
      </w:r>
      <w:r>
        <w:rPr>
          <w:rFonts w:ascii="Times new roman" w:hAnsi="Times new roman"/>
        </w:rPr>
        <w:t xml:space="preserve">uniformly sampled in </w:t>
      </w:r>
      <w:r>
        <w:rPr>
          <w:rFonts w:ascii="Times new roman" w:hAnsi="Times new roman"/>
        </w:rPr>
        <w:t xml:space="preserve">[0.9 – 1.1] </w:t>
      </w:r>
      <w:r>
        <w:rPr>
          <w:rFonts w:ascii="Times new roman" w:hAnsi="Times new roman"/>
          <w:i w:val="false"/>
          <w:iCs w:val="false"/>
        </w:rPr>
        <w:t xml:space="preserve">times the </w:t>
      </w:r>
      <w:r>
        <w:rPr>
          <w:rFonts w:ascii="Times new roman" w:hAnsi="Times new roman"/>
          <w:i/>
          <w:iCs/>
        </w:rPr>
        <w:t>Q</w:t>
      </w:r>
      <w:r>
        <w:rPr>
          <w:rFonts w:ascii="Times new roman" w:hAnsi="Times new roman"/>
          <w:i w:val="false"/>
          <w:iCs w:val="false"/>
        </w:rPr>
        <w:t xml:space="preserve"> value before mutation</w:t>
      </w:r>
      <w:r>
        <w:rPr>
          <w:rFonts w:ascii="Times new roman" w:hAnsi="Times new roman"/>
        </w:rPr>
        <w:t xml:space="preserve">. </w:t>
      </w:r>
      <w:r>
        <w:rPr>
          <w:rFonts w:ascii="Times new roman" w:hAnsi="Times new roman"/>
          <w:i/>
          <w:iCs/>
        </w:rPr>
        <w:t>Q</w:t>
      </w:r>
      <w:r>
        <w:rPr>
          <w:rFonts w:ascii="Times new roman" w:hAnsi="Times new roman"/>
        </w:rPr>
        <w:t xml:space="preserve"> </w:t>
      </w:r>
      <w:r>
        <w:rPr>
          <w:rFonts w:ascii="Times new roman" w:hAnsi="Times new roman"/>
        </w:rPr>
        <w:t xml:space="preserve">is strictly positive and </w:t>
      </w:r>
      <w:r>
        <w:rPr>
          <w:rFonts w:ascii="Times new roman" w:hAnsi="Times new roman"/>
        </w:rPr>
        <w:t xml:space="preserve">cannot exceed </w:t>
      </w:r>
      <w:r>
        <w:rPr>
          <w:rFonts w:ascii="Times new roman" w:hAnsi="Times new roman"/>
          <w:i/>
          <w:iCs/>
        </w:rPr>
        <w:t>Q</w:t>
      </w:r>
      <w:r>
        <w:rPr>
          <w:rFonts w:ascii="Times new roman" w:hAnsi="Times new roman"/>
          <w:i/>
          <w:iCs/>
          <w:vertAlign w:val="subscript"/>
        </w:rPr>
        <w:t>max</w:t>
      </w:r>
      <w:r>
        <w:rPr>
          <w:rFonts w:ascii="Times new roman" w:hAnsi="Times new roman"/>
        </w:rPr>
        <w:t xml:space="preserve"> = 1 / </w:t>
      </w:r>
      <w:r>
        <w:rPr>
          <w:rFonts w:ascii="Times new roman" w:hAnsi="Times new roman"/>
        </w:rPr>
        <w:t>2</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rPr>
        <w:t>I</w:t>
      </w:r>
      <w:r>
        <w:rPr>
          <w:rFonts w:ascii="Times new roman" w:hAnsi="Times new roman"/>
        </w:rPr>
        <w:t>ndividuals produce a</w:t>
      </w:r>
      <w:r>
        <w:rPr>
          <w:rFonts w:ascii="Times new roman" w:hAnsi="Times new roman"/>
        </w:rPr>
        <w:t xml:space="preserve">n individual </w:t>
      </w:r>
      <w:r>
        <w:rPr>
          <w:rFonts w:ascii="Times new roman" w:hAnsi="Times new roman"/>
        </w:rPr>
        <w:t xml:space="preserve">number </w:t>
      </w:r>
      <w:r>
        <w:rPr>
          <w:rFonts w:ascii="Times new roman" w:hAnsi="Times new roman"/>
          <w:i/>
          <w:iCs/>
        </w:rPr>
        <w:t>S</w:t>
      </w:r>
      <w:r>
        <w:rPr>
          <w:rFonts w:ascii="Times new roman" w:hAnsi="Times new roman"/>
        </w:rPr>
        <w:t xml:space="preserve"> of seeds, corresponding to the product between the individual female fitness </w:t>
      </w:r>
      <w:r>
        <w:rPr>
          <w:rFonts w:ascii="Times new roman" w:hAnsi="Times new roman"/>
          <w:i/>
          <w:iCs/>
        </w:rPr>
        <w:t>β</w:t>
      </w:r>
      <w:r>
        <w:rPr>
          <w:rFonts w:ascii="Times new roman" w:hAnsi="Times new roman"/>
        </w:rPr>
        <w:t xml:space="preserve"> and a </w:t>
      </w:r>
      <w:r>
        <w:rPr>
          <w:rFonts w:ascii="Times new roman" w:hAnsi="Times new roman"/>
        </w:rPr>
        <w:t xml:space="preserve">fertility </w:t>
      </w:r>
      <w:r>
        <w:rPr>
          <w:rFonts w:ascii="Times new roman" w:hAnsi="Times new roman"/>
        </w:rPr>
        <w:t xml:space="preserve">value </w:t>
      </w:r>
      <w:r>
        <w:rPr>
          <w:rFonts w:ascii="Times new roman" w:hAnsi="Times new roman"/>
          <w:i/>
          <w:iCs/>
        </w:rPr>
        <w:t>F</w:t>
      </w:r>
      <w:r>
        <w:rPr>
          <w:rFonts w:ascii="Times new roman" w:hAnsi="Times new roman"/>
        </w:rPr>
        <w:t xml:space="preserve"> </w:t>
      </w:r>
      <w:r>
        <w:rPr>
          <w:rFonts w:ascii="Times new roman" w:hAnsi="Times new roman"/>
        </w:rPr>
        <w:t>which is shared by all individuals and constant over generations.</w:t>
      </w:r>
    </w:p>
    <w:p>
      <w:pPr>
        <w:pStyle w:val="Normal"/>
        <w:spacing w:lineRule="auto" w:line="360"/>
        <w:jc w:val="both"/>
        <w:rPr>
          <w:rFonts w:ascii="Times new roman" w:hAnsi="Times new roman"/>
        </w:rPr>
      </w:pPr>
      <w:r>
        <w:rPr>
          <w:rFonts w:ascii="Times new roman" w:hAnsi="Times new roman"/>
        </w:rPr>
        <w:t>In additional to the quantitative locus determining the sex allocation, i</w:t>
      </w:r>
      <w:r>
        <w:rPr>
          <w:rFonts w:ascii="Times new roman" w:hAnsi="Times new roman"/>
        </w:rPr>
        <w:t xml:space="preserve">ndividuals also carry </w:t>
      </w:r>
      <w:r>
        <w:rPr>
          <w:rFonts w:ascii="Times new roman" w:hAnsi="Times new roman"/>
        </w:rPr>
        <w:t>20</w:t>
      </w:r>
      <w:r>
        <w:rPr>
          <w:rFonts w:ascii="Times new roman" w:hAnsi="Times new roman"/>
        </w:rPr>
        <w:t xml:space="preserve"> neutral loci. Each of them has a probability </w:t>
      </w:r>
      <w:r>
        <w:rPr>
          <w:rFonts w:ascii="Times new roman" w:hAnsi="Times new roman"/>
          <w:i/>
          <w:iCs/>
        </w:rPr>
        <w:t>µ</w:t>
      </w:r>
      <w:r>
        <w:rPr>
          <w:rFonts w:ascii="Times new roman" w:hAnsi="Times new roman"/>
          <w:i/>
          <w:iCs/>
          <w:vertAlign w:val="subscript"/>
        </w:rPr>
        <w:t>Ntrl</w:t>
      </w:r>
      <w:r>
        <w:rPr>
          <w:rFonts w:ascii="Times new roman" w:hAnsi="Times new roman"/>
        </w:rPr>
        <w:t xml:space="preserve"> to mutate before transmission to the progeny. Mutation consist in an uniform sampling among 1,000 possible neutral alleles.</w:t>
      </w:r>
    </w:p>
    <w:p>
      <w:pPr>
        <w:pStyle w:val="Normal"/>
        <w:spacing w:lineRule="auto" w:line="360"/>
        <w:jc w:val="both"/>
        <w:rPr>
          <w:rFonts w:ascii="Times new roman" w:hAnsi="Times new roman"/>
          <w:i w:val="false"/>
          <w:iCs w:val="false"/>
          <w:position w:val="0"/>
          <w:sz w:val="20"/>
          <w:vertAlign w:val="baseline"/>
        </w:rPr>
      </w:pPr>
      <w:r>
        <w:rPr>
          <w:rFonts w:ascii="Times new roman" w:hAnsi="Times new roman"/>
        </w:rPr>
        <w:t>T</w:t>
      </w:r>
      <w:r>
        <w:rPr>
          <w:rFonts w:ascii="Times new roman" w:hAnsi="Times new roman"/>
        </w:rPr>
        <w:t xml:space="preserve">he first </w:t>
      </w:r>
      <w:r>
        <w:rPr>
          <w:rFonts w:ascii="Times new roman" w:hAnsi="Times new roman"/>
        </w:rPr>
        <w:t xml:space="preserve">life cycle </w:t>
      </w:r>
      <w:r>
        <w:rPr>
          <w:rFonts w:ascii="Times new roman" w:hAnsi="Times new roman"/>
        </w:rPr>
        <w:t xml:space="preserve">starts </w:t>
      </w:r>
      <w:r>
        <w:rPr>
          <w:rFonts w:ascii="Times new roman" w:hAnsi="Times new roman"/>
        </w:rPr>
        <w:t xml:space="preserve">by the computation of the number of seeds to produce within each of the </w:t>
      </w:r>
      <w:r>
        <w:rPr>
          <w:rFonts w:ascii="Times new roman" w:hAnsi="Times new roman"/>
          <w:i/>
          <w:iCs/>
        </w:rPr>
        <w:t>D</w:t>
      </w:r>
      <w:r>
        <w:rPr>
          <w:rFonts w:ascii="Times new roman" w:hAnsi="Times new roman"/>
        </w:rPr>
        <w:t xml:space="preserve"> demes. If </w:t>
      </w: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 xml:space="preserve">,t </w:t>
      </w:r>
      <w:r>
        <w:rPr>
          <w:rFonts w:ascii="Times new roman" w:hAnsi="Times new roman"/>
          <w:i w:val="false"/>
          <w:iCs w:val="false"/>
          <w:position w:val="0"/>
          <w:sz w:val="20"/>
          <w:vertAlign w:val="baseline"/>
        </w:rPr>
        <w:t xml:space="preserve">&gt; </w:t>
      </w:r>
      <w:r>
        <w:rPr>
          <w:rFonts w:ascii="Times new roman" w:hAnsi="Times new roman"/>
          <w:i/>
          <w:iCs/>
          <w:position w:val="0"/>
          <w:sz w:val="20"/>
          <w:vertAlign w:val="baseline"/>
        </w:rPr>
        <w:t>K</w:t>
      </w:r>
      <w:r>
        <w:rPr>
          <w:rFonts w:ascii="Times new roman" w:hAnsi="Times new roman"/>
          <w:i w:val="false"/>
          <w:iCs w:val="false"/>
          <w:position w:val="0"/>
          <w:sz w:val="20"/>
          <w:vertAlign w:val="baseline"/>
        </w:rPr>
        <w:t xml:space="preserve">, then we consider </w:t>
      </w:r>
      <w:r>
        <w:rPr>
          <w:rFonts w:ascii="Times new roman" w:hAnsi="Times new roman"/>
          <w:i/>
          <w:iCs/>
          <w:position w:val="0"/>
          <w:sz w:val="20"/>
          <w:vertAlign w:val="baseline"/>
        </w:rPr>
        <w:t>N</w:t>
      </w:r>
      <w:r>
        <w:rPr>
          <w:rFonts w:ascii="Times new roman" w:hAnsi="Times new roman"/>
          <w:i/>
          <w:iCs/>
          <w:vertAlign w:val="subscript"/>
        </w:rPr>
        <w:t>d,t</w:t>
      </w:r>
      <w:r>
        <w:rPr>
          <w:rFonts w:ascii="Times new roman" w:hAnsi="Times new roman"/>
          <w:i w:val="false"/>
          <w:iCs w:val="false"/>
          <w:position w:val="0"/>
          <w:sz w:val="20"/>
          <w:vertAlign w:val="baseline"/>
        </w:rPr>
        <w:t xml:space="preserve"> = </w:t>
      </w:r>
      <w:r>
        <w:rPr>
          <w:rFonts w:ascii="Times new roman" w:hAnsi="Times new roman"/>
          <w:i/>
          <w:iCs/>
          <w:position w:val="0"/>
          <w:sz w:val="20"/>
          <w:vertAlign w:val="baseline"/>
        </w:rPr>
        <w:t>K</w:t>
      </w:r>
      <w:r>
        <w:rPr>
          <w:rFonts w:ascii="Times new roman" w:hAnsi="Times new roman"/>
        </w:rPr>
        <w:t>. Afterwards,  2.</w:t>
      </w: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,t</w:t>
      </w:r>
      <w:r>
        <w:rPr>
          <w:rFonts w:ascii="Times new roman" w:hAnsi="Times new roman"/>
          <w:i/>
          <w:iCs/>
          <w:position w:val="0"/>
          <w:sz w:val="20"/>
          <w:vertAlign w:val="baseline"/>
        </w:rPr>
        <w:t xml:space="preserve"> </w:t>
      </w:r>
      <w:r>
        <w:rPr>
          <w:rFonts w:ascii="Times new roman" w:hAnsi="Times new roman"/>
          <w:i w:val="false"/>
          <w:iCs w:val="false"/>
          <w:position w:val="0"/>
          <w:sz w:val="20"/>
          <w:vertAlign w:val="baseline"/>
        </w:rPr>
        <w:t xml:space="preserve">parents are sampled:  </w:t>
      </w:r>
      <w:r>
        <w:rPr>
          <w:rFonts w:ascii="Times new roman" w:hAnsi="Times new roman"/>
          <w:i/>
          <w:iCs/>
          <w:position w:val="0"/>
          <w:sz w:val="20"/>
          <w:vertAlign w:val="baseline"/>
        </w:rPr>
        <w:t>N</w:t>
      </w:r>
      <w:r>
        <w:rPr>
          <w:rFonts w:ascii="Times new roman" w:hAnsi="Times new roman"/>
          <w:i/>
          <w:iCs/>
          <w:vertAlign w:val="subscript"/>
        </w:rPr>
        <w:t>d</w:t>
      </w:r>
      <w:r>
        <w:rPr>
          <w:rFonts w:ascii="Times new roman" w:hAnsi="Times new roman"/>
          <w:i/>
          <w:iCs/>
          <w:vertAlign w:val="subscript"/>
        </w:rPr>
        <w:t xml:space="preserve">,t </w:t>
      </w:r>
      <w:r>
        <w:rPr>
          <w:rFonts w:ascii="Times new roman" w:hAnsi="Times new roman"/>
          <w:i w:val="false"/>
          <w:iCs w:val="false"/>
          <w:position w:val="0"/>
          <w:sz w:val="20"/>
          <w:vertAlign w:val="baseline"/>
        </w:rPr>
        <w:t xml:space="preserve">mothers plus </w:t>
      </w:r>
      <w:r>
        <w:rPr>
          <w:rFonts w:ascii="Times new roman" w:hAnsi="Times new roman"/>
          <w:i/>
          <w:iCs/>
          <w:position w:val="0"/>
          <w:sz w:val="20"/>
          <w:vertAlign w:val="baseline"/>
        </w:rPr>
        <w:t>N</w:t>
      </w:r>
      <w:r>
        <w:rPr>
          <w:rFonts w:ascii="Times new roman" w:hAnsi="Times new roman"/>
          <w:i/>
          <w:iCs/>
          <w:vertAlign w:val="subscript"/>
        </w:rPr>
        <w:t>d</w:t>
      </w:r>
      <w:r>
        <w:rPr>
          <w:rFonts w:ascii="Times new roman" w:hAnsi="Times new roman"/>
          <w:i/>
          <w:iCs/>
          <w:vertAlign w:val="subscript"/>
        </w:rPr>
        <w:t>,t</w:t>
      </w:r>
      <w:r>
        <w:rPr>
          <w:rFonts w:ascii="Times new roman" w:hAnsi="Times new roman"/>
          <w:i w:val="false"/>
          <w:iCs w:val="false"/>
          <w:position w:val="0"/>
          <w:sz w:val="20"/>
          <w:vertAlign w:val="baseline"/>
        </w:rPr>
        <w:t xml:space="preserve"> </w:t>
      </w:r>
      <w:r>
        <w:rPr>
          <w:rFonts w:ascii="Times new roman" w:hAnsi="Times new roman"/>
          <w:i w:val="false"/>
          <w:iCs w:val="false"/>
          <w:position w:val="0"/>
          <w:sz w:val="20"/>
          <w:vertAlign w:val="baseline"/>
        </w:rPr>
        <w:t xml:space="preserve">fathers. For each produced seed, the mother is determined after a random sampling within current hermaphrodites, weighted by their individual values of </w:t>
      </w:r>
      <w:r>
        <w:rPr>
          <w:rFonts w:ascii="Times new roman" w:hAnsi="Times new roman"/>
          <w:i/>
          <w:iCs/>
          <w:position w:val="0"/>
          <w:sz w:val="20"/>
          <w:vertAlign w:val="baseline"/>
        </w:rPr>
        <w:t>β</w:t>
      </w:r>
      <w:r>
        <w:rPr>
          <w:rFonts w:ascii="Times new roman" w:hAnsi="Times new roman"/>
          <w:i w:val="false"/>
          <w:iCs w:val="false"/>
          <w:position w:val="0"/>
          <w:sz w:val="20"/>
          <w:vertAlign w:val="baseline"/>
        </w:rPr>
        <w:t xml:space="preserve">. The father is determined similarly </w:t>
      </w:r>
      <w:r>
        <w:rPr>
          <w:rFonts w:ascii="Times new roman" w:hAnsi="Times new roman"/>
          <w:i w:val="false"/>
          <w:iCs w:val="false"/>
          <w:position w:val="0"/>
          <w:sz w:val="20"/>
          <w:vertAlign w:val="baseline"/>
        </w:rPr>
        <w:t>by a</w:t>
      </w:r>
      <w:r>
        <w:rPr>
          <w:rFonts w:ascii="Times new roman" w:hAnsi="Times new roman"/>
          <w:i w:val="false"/>
          <w:iCs w:val="false"/>
          <w:position w:val="0"/>
          <w:sz w:val="20"/>
          <w:vertAlign w:val="baseline"/>
        </w:rPr>
        <w:t xml:space="preserve"> random sampling weighted by α. </w:t>
      </w:r>
      <w:r>
        <w:rPr>
          <w:rFonts w:ascii="Times new roman" w:hAnsi="Times new roman"/>
          <w:i w:val="false"/>
          <w:iCs w:val="false"/>
          <w:position w:val="0"/>
          <w:sz w:val="20"/>
          <w:vertAlign w:val="baseline"/>
        </w:rPr>
        <w:t xml:space="preserve">We consider full independence between loci meaning that each allele carried by parents has a fixed probability of 0.5 to be transmitted </w:t>
      </w:r>
      <w:r>
        <w:rPr>
          <w:rFonts w:ascii="Times new roman" w:hAnsi="Times new roman"/>
          <w:i w:val="false"/>
          <w:iCs w:val="false"/>
          <w:position w:val="0"/>
          <w:sz w:val="20"/>
          <w:vertAlign w:val="baseline"/>
        </w:rPr>
        <w:t>to each offspring</w:t>
      </w:r>
      <w:r>
        <w:rPr>
          <w:rFonts w:ascii="Times new roman" w:hAnsi="Times new roman"/>
          <w:i w:val="false"/>
          <w:iCs w:val="false"/>
          <w:position w:val="0"/>
          <w:sz w:val="20"/>
          <w:vertAlign w:val="baseline"/>
        </w:rPr>
        <w:t>.</w:t>
      </w:r>
    </w:p>
    <w:p>
      <w:pPr>
        <w:pStyle w:val="Normal"/>
        <w:spacing w:lineRule="auto" w:line="360"/>
        <w:jc w:val="both"/>
        <w:rPr>
          <w:rFonts w:ascii="Times new roman" w:hAnsi="Times new roman"/>
          <w:i w:val="false"/>
          <w:iCs w:val="false"/>
          <w:position w:val="0"/>
          <w:sz w:val="20"/>
          <w:vertAlign w:val="baseline"/>
        </w:rPr>
      </w:pPr>
      <w:r>
        <w:rPr>
          <w:rFonts w:ascii="Times new roman" w:hAnsi="Times new roman"/>
          <w:i w:val="false"/>
          <w:iCs w:val="false"/>
          <w:position w:val="0"/>
          <w:sz w:val="20"/>
          <w:vertAlign w:val="baseline"/>
        </w:rPr>
        <w:t xml:space="preserve">Descriptive statistics about </w:t>
      </w:r>
      <w:r>
        <w:rPr>
          <w:rFonts w:ascii="Times new roman" w:hAnsi="Times new roman"/>
          <w:i w:val="false"/>
          <w:iCs w:val="false"/>
          <w:position w:val="0"/>
          <w:sz w:val="20"/>
          <w:vertAlign w:val="baseline"/>
        </w:rPr>
        <w:t xml:space="preserve">neutral </w:t>
      </w:r>
      <w:r>
        <w:rPr>
          <w:rFonts w:ascii="Times new roman" w:hAnsi="Times new roman"/>
          <w:i w:val="false"/>
          <w:iCs w:val="false"/>
          <w:position w:val="0"/>
          <w:sz w:val="20"/>
          <w:vertAlign w:val="baseline"/>
        </w:rPr>
        <w:t xml:space="preserve">population differentiation and sex allocation are computed when </w:t>
      </w:r>
      <w:r>
        <w:rPr>
          <w:rFonts w:ascii="Times new roman" w:hAnsi="Times new roman"/>
          <w:i w:val="false"/>
          <w:iCs w:val="false"/>
          <w:position w:val="0"/>
          <w:sz w:val="20"/>
          <w:vertAlign w:val="baseline"/>
        </w:rPr>
        <w:t xml:space="preserve">the production of </w:t>
      </w:r>
      <w:r>
        <w:rPr>
          <w:rFonts w:ascii="Times new roman" w:hAnsi="Times new roman"/>
          <w:i w:val="false"/>
          <w:iCs w:val="false"/>
          <w:position w:val="0"/>
          <w:sz w:val="20"/>
          <w:vertAlign w:val="baseline"/>
        </w:rPr>
        <w:t xml:space="preserve">offspring </w:t>
      </w:r>
      <w:r>
        <w:rPr>
          <w:rFonts w:ascii="Times new roman" w:hAnsi="Times new roman"/>
          <w:i w:val="false"/>
          <w:iCs w:val="false"/>
          <w:position w:val="0"/>
          <w:sz w:val="20"/>
          <w:vertAlign w:val="baseline"/>
        </w:rPr>
        <w:t>is completed (</w:t>
      </w:r>
      <w:r>
        <w:rPr>
          <w:rFonts w:ascii="Times new roman" w:hAnsi="Times new roman"/>
          <w:i w:val="false"/>
          <w:iCs w:val="false"/>
          <w:position w:val="0"/>
          <w:sz w:val="20"/>
          <w:vertAlign w:val="baseline"/>
        </w:rPr>
        <w:t>Table 1</w:t>
      </w:r>
      <w:r>
        <w:rPr>
          <w:rFonts w:ascii="Times new roman" w:hAnsi="Times new roman"/>
          <w:i w:val="false"/>
          <w:iCs w:val="false"/>
          <w:position w:val="0"/>
          <w:sz w:val="20"/>
          <w:vertAlign w:val="baseline"/>
        </w:rPr>
        <w:t>)</w:t>
      </w:r>
      <w:r>
        <w:rPr>
          <w:rFonts w:ascii="Times new roman" w:hAnsi="Times new roman"/>
          <w:i w:val="false"/>
          <w:iCs w:val="false"/>
          <w:position w:val="0"/>
          <w:sz w:val="20"/>
          <w:vertAlign w:val="baseline"/>
        </w:rPr>
        <w:t>.</w:t>
      </w:r>
    </w:p>
    <w:p>
      <w:pPr>
        <w:pStyle w:val="Normal"/>
        <w:spacing w:lineRule="auto" w:line="360"/>
        <w:jc w:val="both"/>
        <w:rPr>
          <w:rFonts w:ascii="Times new roman" w:hAnsi="Times new roman"/>
          <w:i w:val="false"/>
          <w:iCs w:val="false"/>
        </w:rPr>
      </w:pPr>
      <w:r>
        <w:rPr>
          <w:rFonts w:ascii="Times new roman" w:hAnsi="Times new roman"/>
        </w:rPr>
        <w:t xml:space="preserve">After the reproduction step, individual demes receive a number of immigrants </w:t>
      </w:r>
      <w:r>
        <w:rPr>
          <w:rFonts w:ascii="Times new roman" w:hAnsi="Times new roman"/>
        </w:rPr>
        <w:t xml:space="preserve">sampled from </w:t>
      </w:r>
      <w:r>
        <w:rPr>
          <w:rFonts w:ascii="Times new roman" w:hAnsi="Times new roman"/>
        </w:rPr>
        <w:t xml:space="preserve">a Poisson distribution of mean </w:t>
      </w:r>
      <w:r>
        <w:rPr>
          <w:rFonts w:ascii="Times new roman" w:hAnsi="Times new roman"/>
          <w:i/>
          <w:iCs/>
        </w:rPr>
        <w:t>I</w:t>
      </w:r>
      <w:r>
        <w:rPr>
          <w:rFonts w:ascii="Times new roman" w:hAnsi="Times new roman"/>
          <w:i w:val="false"/>
          <w:iCs w:val="false"/>
        </w:rPr>
        <w:t xml:space="preserve"> </w:t>
      </w:r>
      <w:r>
        <w:rPr>
          <w:rFonts w:ascii="Times new roman" w:hAnsi="Times new roman"/>
          <w:i w:val="false"/>
          <w:iCs w:val="false"/>
        </w:rPr>
        <w:t xml:space="preserve">and by considering a </w:t>
      </w:r>
      <w:r>
        <w:rPr>
          <w:rFonts w:ascii="Times new roman" w:hAnsi="Times new roman"/>
          <w:i w:val="false"/>
          <w:iCs w:val="false"/>
        </w:rPr>
        <w:t>migrant</w:t>
      </w:r>
      <w:r>
        <w:rPr>
          <w:rFonts w:ascii="Times new roman" w:hAnsi="Times new roman"/>
          <w:i w:val="false"/>
          <w:iCs w:val="false"/>
        </w:rPr>
        <w:t>-pool model</w:t>
      </w:r>
      <w:r>
        <w:rPr>
          <w:rFonts w:ascii="Times new roman" w:hAnsi="Times new roman"/>
          <w:i/>
          <w:iCs/>
        </w:rPr>
        <w:t xml:space="preserve">. </w:t>
      </w:r>
      <w:r>
        <w:rPr>
          <w:rFonts w:ascii="Times new roman" w:hAnsi="Times new roman"/>
          <w:i w:val="false"/>
          <w:iCs w:val="false"/>
        </w:rPr>
        <w:t xml:space="preserve">For a given deme, all immigrants </w:t>
      </w:r>
      <w:r>
        <w:rPr>
          <w:rFonts w:ascii="Times new roman" w:hAnsi="Times new roman"/>
          <w:i w:val="false"/>
          <w:iCs w:val="false"/>
        </w:rPr>
        <w:t>are drawn from a random sample of the whole metapopulation excepted the extincted demes (see below).</w:t>
      </w:r>
      <w:r>
        <w:rPr>
          <w:rFonts w:ascii="Times new roman" w:hAnsi="Times new roman"/>
          <w:i w:val="false"/>
          <w:iCs w:val="false"/>
        </w:rPr>
        <w:t xml:space="preserve"> </w:t>
      </w:r>
      <w:r>
        <w:rPr>
          <w:rFonts w:ascii="Times new roman" w:hAnsi="Times new roman"/>
          <w:i w:val="false"/>
          <w:iCs w:val="false"/>
        </w:rPr>
        <w:t xml:space="preserve">For demes that had reached their carrying capacity, immigrants will randomly replace as many native individuals. </w:t>
      </w:r>
      <w:r>
        <w:rPr>
          <w:rFonts w:ascii="Times new roman" w:hAnsi="Times new roman"/>
          <w:i w:val="false"/>
          <w:iCs w:val="false"/>
        </w:rPr>
        <w:t>When d</w:t>
      </w:r>
      <w:r>
        <w:rPr>
          <w:rFonts w:ascii="Times new roman" w:hAnsi="Times new roman"/>
          <w:i w:val="false"/>
          <w:iCs w:val="false"/>
        </w:rPr>
        <w:t xml:space="preserve">emes </w:t>
      </w:r>
      <w:r>
        <w:rPr>
          <w:rFonts w:ascii="Times new roman" w:hAnsi="Times new roman"/>
          <w:i w:val="false"/>
          <w:iCs w:val="false"/>
        </w:rPr>
        <w:t xml:space="preserve">have a number of individuals smaller than the </w:t>
      </w:r>
      <w:r>
        <w:rPr>
          <w:rFonts w:ascii="Times new roman" w:hAnsi="Times new roman"/>
          <w:i w:val="false"/>
          <w:iCs w:val="false"/>
        </w:rPr>
        <w:t>carrying capacity, immigrants will be added to the natives.</w:t>
      </w:r>
    </w:p>
    <w:p>
      <w:pPr>
        <w:pStyle w:val="Normal"/>
        <w:spacing w:lineRule="auto" w:line="360"/>
        <w:jc w:val="both"/>
        <w:rPr>
          <w:rFonts w:ascii="Times new roman" w:hAnsi="Times new roman"/>
          <w:i w:val="false"/>
          <w:iCs w:val="false"/>
        </w:rPr>
      </w:pPr>
      <w:r>
        <w:rPr>
          <w:rFonts w:ascii="Times new roman" w:hAnsi="Times new roman"/>
          <w:i w:val="false"/>
          <w:iCs w:val="false"/>
        </w:rPr>
        <w:t xml:space="preserve">Extinction is modelled after the </w:t>
      </w:r>
      <w:r>
        <w:rPr>
          <w:rFonts w:ascii="Times new roman" w:hAnsi="Times new roman"/>
          <w:i w:val="false"/>
          <w:iCs w:val="false"/>
        </w:rPr>
        <w:t>establishment</w:t>
      </w:r>
      <w:r>
        <w:rPr>
          <w:rFonts w:ascii="Times new roman" w:hAnsi="Times new roman"/>
          <w:i w:val="false"/>
          <w:iCs w:val="false"/>
        </w:rPr>
        <w:t xml:space="preserve"> of migrants across the metapopulation. Each deme has a binomial probability </w:t>
      </w:r>
      <w:r>
        <w:rPr>
          <w:rFonts w:ascii="Times new roman" w:hAnsi="Times new roman"/>
          <w:i/>
          <w:iCs/>
        </w:rPr>
        <w:t>E</w:t>
      </w:r>
      <w:r>
        <w:rPr>
          <w:rFonts w:ascii="Times new roman" w:hAnsi="Times new roman"/>
          <w:i w:val="false"/>
          <w:iCs w:val="false"/>
        </w:rPr>
        <w:t xml:space="preserve"> to become extincted. We consider extinction of a deme </w:t>
      </w:r>
      <w:r>
        <w:rPr>
          <w:rFonts w:ascii="Times new roman" w:hAnsi="Times new roman"/>
          <w:i/>
          <w:iCs/>
        </w:rPr>
        <w:t>d</w:t>
      </w:r>
      <w:r>
        <w:rPr>
          <w:rFonts w:ascii="Times new roman" w:hAnsi="Times new roman"/>
          <w:i w:val="false"/>
          <w:iCs w:val="false"/>
        </w:rPr>
        <w:t xml:space="preserve"> as the immediate replacement of all individuals by </w:t>
      </w:r>
      <w:r>
        <w:rPr>
          <w:rFonts w:ascii="Times new roman" w:hAnsi="Times new roman"/>
          <w:i/>
          <w:iCs/>
        </w:rPr>
        <w:t>k</w:t>
      </w:r>
      <w:r>
        <w:rPr>
          <w:rFonts w:ascii="Times new roman" w:hAnsi="Times new roman"/>
          <w:i w:val="false"/>
          <w:iCs w:val="false"/>
        </w:rPr>
        <w:t xml:space="preserve"> colonists. </w:t>
      </w:r>
      <w:r>
        <w:rPr>
          <w:rFonts w:ascii="Times new roman" w:hAnsi="Times new roman"/>
          <w:i w:val="false"/>
          <w:iCs w:val="false"/>
        </w:rPr>
        <w:t xml:space="preserve">Recolonizers of a deme </w:t>
      </w:r>
      <w:r>
        <w:rPr>
          <w:rFonts w:ascii="Times new roman" w:hAnsi="Times new roman"/>
          <w:i/>
          <w:iCs/>
        </w:rPr>
        <w:t>d</w:t>
      </w:r>
      <w:r>
        <w:rPr>
          <w:rFonts w:ascii="Times new roman" w:hAnsi="Times new roman"/>
          <w:i w:val="false"/>
          <w:iCs w:val="false"/>
        </w:rPr>
        <w:t xml:space="preserve"> </w:t>
      </w:r>
      <w:r>
        <w:rPr>
          <w:rFonts w:ascii="Times new roman" w:hAnsi="Times new roman"/>
          <w:i w:val="false"/>
          <w:iCs w:val="false"/>
        </w:rPr>
        <w:t>derive from a single deme, randomly sampled among all demes with a weight based on their seed production.</w:t>
      </w:r>
      <w:r>
        <w:rPr>
          <w:rFonts w:ascii="Times new roman" w:hAnsi="Times new roman"/>
          <w:i w:val="false"/>
          <w:iCs w:val="false"/>
        </w:rPr>
        <w:t xml:space="preserve"> </w:t>
      </w:r>
      <w:r>
        <w:rPr>
          <w:rFonts w:ascii="Times new roman" w:hAnsi="Times new roman"/>
          <w:i w:val="false"/>
          <w:iCs w:val="false"/>
        </w:rPr>
        <w:t>Extincted demes do not contribute to the production of colonists and migrants.</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b/>
          <w:bCs/>
          <w:i/>
          <w:iCs/>
        </w:rPr>
        <w:t>D</w:t>
      </w:r>
      <w:r>
        <w:rPr>
          <w:rFonts w:ascii="Times new roman" w:hAnsi="Times new roman"/>
        </w:rPr>
        <w:t xml:space="preserve">: number of demes </w:t>
      </w:r>
      <w:r>
        <w:rPr>
          <w:rFonts w:ascii="Times new roman" w:hAnsi="Times new roman"/>
        </w:rPr>
        <w:t>making the metapopulation</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b/>
          <w:bCs/>
          <w:i/>
          <w:iCs/>
        </w:rPr>
        <w:t>K</w:t>
      </w:r>
      <w:r>
        <w:rPr>
          <w:rFonts w:ascii="Times new roman" w:hAnsi="Times new roman"/>
        </w:rPr>
        <w:t xml:space="preserve"> </w:t>
      </w:r>
      <w:r>
        <w:rPr>
          <w:rFonts w:ascii="Times new roman" w:hAnsi="Times new roman"/>
        </w:rPr>
        <w:t xml:space="preserve">: carrying capacity </w:t>
      </w:r>
      <w:r>
        <w:rPr>
          <w:rFonts w:ascii="Times new roman" w:hAnsi="Times new roman"/>
        </w:rPr>
        <w:t xml:space="preserve">of each demes </w:t>
      </w:r>
      <w:r>
        <w:rPr>
          <w:rFonts w:ascii="Times new roman" w:hAnsi="Times new roman"/>
        </w:rPr>
        <w:t>in number of diploid individuals</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b/>
          <w:bCs/>
          <w:i/>
          <w:iCs/>
        </w:rPr>
        <w:t>N</w:t>
      </w:r>
      <w:r>
        <w:rPr>
          <w:rFonts w:ascii="Times new roman" w:hAnsi="Times new roman"/>
          <w:b/>
          <w:bCs/>
          <w:i/>
          <w:iCs/>
          <w:vertAlign w:val="subscript"/>
        </w:rPr>
        <w:t>d</w:t>
      </w:r>
      <w:r>
        <w:rPr>
          <w:rFonts w:ascii="Times new roman" w:hAnsi="Times new roman"/>
          <w:b/>
          <w:bCs/>
          <w:i/>
          <w:iCs/>
          <w:vertAlign w:val="subscript"/>
        </w:rPr>
        <w:t>,t</w:t>
      </w:r>
      <w:r>
        <w:rPr>
          <w:rFonts w:ascii="Times new roman" w:hAnsi="Times new roman"/>
          <w:i/>
          <w:iCs/>
          <w:vertAlign w:val="subscript"/>
        </w:rPr>
        <w:t xml:space="preserve"> </w:t>
      </w:r>
      <w:r>
        <w:rPr>
          <w:rFonts w:ascii="Times new roman" w:hAnsi="Times new roman"/>
        </w:rPr>
        <w:t xml:space="preserve">: number of individuals present in deme </w:t>
      </w:r>
      <w:r>
        <w:rPr>
          <w:rFonts w:ascii="Times new roman" w:hAnsi="Times new roman"/>
          <w:i/>
          <w:iCs/>
        </w:rPr>
        <w:t>d</w:t>
      </w:r>
      <w:r>
        <w:rPr>
          <w:rFonts w:ascii="Times new roman" w:hAnsi="Times new roman"/>
        </w:rPr>
        <w:t xml:space="preserve"> at time </w:t>
      </w:r>
      <w:r>
        <w:rPr>
          <w:rFonts w:ascii="Times new roman" w:hAnsi="Times new roman"/>
          <w:i/>
          <w:iCs/>
        </w:rPr>
        <w:t>t</w:t>
      </w:r>
      <w:r>
        <w:rPr>
          <w:rFonts w:ascii="Times new roman" w:hAnsi="Times new roman"/>
        </w:rPr>
        <w:t xml:space="preserve">. </w:t>
      </w:r>
      <w:r>
        <w:rPr>
          <w:rFonts w:ascii="Times new roman" w:hAnsi="Times new roman"/>
        </w:rPr>
        <w:t xml:space="preserve">0 </w:t>
      </w:r>
      <w:r>
        <w:rPr>
          <w:rFonts w:eastAsia="Ubuntu" w:cs="Ubuntu" w:ascii="Times new roman" w:hAnsi="Times new roman"/>
        </w:rPr>
        <w:t xml:space="preserve">≤ </w:t>
      </w: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,t</w:t>
      </w:r>
      <w:r>
        <w:rPr>
          <w:rFonts w:ascii="Times new roman" w:hAnsi="Times new roman"/>
        </w:rPr>
        <w:t xml:space="preserve"> </w:t>
      </w:r>
      <w:r>
        <w:rPr>
          <w:rFonts w:eastAsia="Ubuntu" w:cs="Ubuntu" w:ascii="Times new roman" w:hAnsi="Times new roman"/>
        </w:rPr>
        <w:t>≤</w:t>
      </w:r>
      <w:r>
        <w:rPr>
          <w:rFonts w:eastAsia="Times New Roman" w:cs="Times New Roman" w:ascii="Times new roman" w:hAnsi="Times new roman"/>
        </w:rPr>
        <w:t xml:space="preserve"> </w:t>
      </w:r>
      <w:r>
        <w:rPr>
          <w:rFonts w:ascii="Times new roman" w:hAnsi="Times new roman"/>
          <w:i/>
          <w:iCs/>
        </w:rPr>
        <w:t>K</w:t>
      </w:r>
      <w:r>
        <w:rPr>
          <w:rFonts w:ascii="Times new roman" w:hAnsi="Times new roman"/>
        </w:rPr>
        <w:t>.</w:t>
      </w:r>
    </w:p>
    <w:p>
      <w:pPr>
        <w:pStyle w:val="Normal"/>
        <w:spacing w:lineRule="auto" w:line="360"/>
        <w:jc w:val="both"/>
        <w:rPr>
          <w:rFonts w:eastAsia="Ubuntu" w:cs="Ubuntu" w:ascii="Times new roman" w:hAnsi="Times new roman"/>
          <w:i/>
          <w:iCs/>
        </w:rPr>
      </w:pPr>
      <w:r>
        <w:rPr>
          <w:rFonts w:ascii="Times new roman" w:hAnsi="Times new roman"/>
          <w:b/>
          <w:bCs/>
          <w:i/>
          <w:iCs/>
        </w:rPr>
        <w:t>N</w:t>
      </w:r>
      <w:r>
        <w:rPr>
          <w:rFonts w:ascii="Times new roman" w:hAnsi="Times new roman"/>
          <w:b/>
          <w:bCs/>
          <w:i/>
          <w:iCs/>
          <w:vertAlign w:val="subscript"/>
        </w:rPr>
        <w:t>tot,t</w:t>
      </w:r>
      <w:r>
        <w:rPr>
          <w:rFonts w:ascii="Times new roman" w:hAnsi="Times new roman"/>
          <w:i/>
          <w:iCs/>
          <w:vertAlign w:val="subscript"/>
        </w:rPr>
        <w:t xml:space="preserve"> </w:t>
      </w:r>
      <w:r>
        <w:rPr>
          <w:rFonts w:ascii="Times new roman" w:hAnsi="Times new roman"/>
        </w:rPr>
        <w:t xml:space="preserve">: total number of individuals present in the whole metapopulation at time </w:t>
      </w:r>
      <w:r>
        <w:rPr>
          <w:rFonts w:ascii="Times new roman" w:hAnsi="Times new roman"/>
          <w:i/>
          <w:iCs/>
        </w:rPr>
        <w:t>t</w:t>
      </w:r>
      <w:r>
        <w:rPr>
          <w:rFonts w:ascii="Times new roman" w:hAnsi="Times new roman"/>
        </w:rPr>
        <w:t xml:space="preserve">. 0 </w:t>
      </w:r>
      <w:r>
        <w:rPr>
          <w:rFonts w:eastAsia="Ubuntu" w:cs="Ubuntu" w:ascii="Times new roman" w:hAnsi="Times new roman"/>
        </w:rPr>
        <w:t xml:space="preserve">≤ </w:t>
      </w:r>
      <w:r>
        <w:rPr>
          <w:rFonts w:eastAsia="Ubuntu" w:cs="Ubuntu" w:ascii="Times new roman" w:hAnsi="Times new roman"/>
          <w:i/>
          <w:iCs/>
        </w:rPr>
        <w:t>N</w:t>
      </w:r>
      <w:r>
        <w:rPr>
          <w:rFonts w:eastAsia="Ubuntu" w:cs="Ubuntu" w:ascii="Times new roman" w:hAnsi="Times new roman"/>
          <w:i/>
          <w:iCs/>
          <w:vertAlign w:val="subscript"/>
        </w:rPr>
        <w:t xml:space="preserve">tot,t </w:t>
      </w:r>
      <w:r>
        <w:rPr>
          <w:rFonts w:eastAsia="Ubuntu" w:cs="Ubuntu" w:ascii="Times new roman" w:hAnsi="Times new roman"/>
        </w:rPr>
        <w:t xml:space="preserve">≤ </w:t>
      </w:r>
      <w:r>
        <w:rPr>
          <w:rFonts w:eastAsia="Ubuntu" w:cs="Ubuntu" w:ascii="Times new roman" w:hAnsi="Times new roman"/>
          <w:i/>
          <w:iCs/>
        </w:rPr>
        <w:t xml:space="preserve">D </w:t>
      </w:r>
      <w:r>
        <w:rPr>
          <w:rFonts w:eastAsia="Ubuntu" w:cs="Ubuntu" w:ascii="Times new roman" w:hAnsi="Times new roman"/>
          <w:i w:val="false"/>
          <w:iCs w:val="false"/>
        </w:rPr>
        <w:t>x</w:t>
      </w:r>
      <w:r>
        <w:rPr>
          <w:rFonts w:eastAsia="Ubuntu" w:cs="Ubuntu" w:ascii="Times new roman" w:hAnsi="Times new roman"/>
          <w:i/>
          <w:iCs/>
        </w:rPr>
        <w:t xml:space="preserve"> K</w:t>
      </w:r>
    </w:p>
    <w:p>
      <w:pPr>
        <w:pStyle w:val="Normal"/>
        <w:spacing w:lineRule="auto" w:line="360"/>
        <w:jc w:val="both"/>
        <w:rPr>
          <w:rFonts w:ascii="Times new roman" w:hAnsi="Times new roman"/>
        </w:rPr>
      </w:pPr>
      <w:r>
        <w:rPr>
          <w:rFonts w:ascii="Times new roman" w:hAnsi="Times new roman"/>
          <w:b/>
          <w:bCs/>
          <w:i/>
          <w:iCs/>
        </w:rPr>
        <w:t>t</w:t>
      </w:r>
      <w:r>
        <w:rPr>
          <w:rFonts w:ascii="Times new roman" w:hAnsi="Times new roman"/>
        </w:rPr>
        <w:t xml:space="preserve"> : </w:t>
      </w:r>
      <w:r>
        <w:rPr>
          <w:rFonts w:ascii="Times new roman" w:hAnsi="Times new roman"/>
        </w:rPr>
        <w:t xml:space="preserve">time expressed in </w:t>
      </w:r>
      <w:r>
        <w:rPr>
          <w:rFonts w:ascii="Times new roman" w:hAnsi="Times new roman"/>
        </w:rPr>
        <w:t>generation.</w:t>
      </w:r>
    </w:p>
    <w:p>
      <w:pPr>
        <w:pStyle w:val="Normal"/>
        <w:spacing w:lineRule="auto" w:line="360"/>
        <w:jc w:val="both"/>
        <w:rPr>
          <w:rFonts w:eastAsia="Ubuntu" w:cs="Ubuntu" w:ascii="Times new roman" w:hAnsi="Times new roman"/>
        </w:rPr>
      </w:pPr>
      <w:r>
        <w:rPr>
          <w:rFonts w:ascii="Times new roman" w:hAnsi="Times new roman"/>
          <w:b/>
          <w:bCs/>
          <w:i/>
          <w:iCs/>
        </w:rPr>
        <w:t>β</w:t>
      </w:r>
      <w:r>
        <w:rPr>
          <w:rFonts w:ascii="Times new roman" w:hAnsi="Times new roman"/>
        </w:rPr>
        <w:t xml:space="preserve"> : female </w:t>
      </w:r>
      <w:r>
        <w:rPr>
          <w:rFonts w:ascii="Times new roman" w:hAnsi="Times new roman"/>
        </w:rPr>
        <w:t>allocation</w:t>
      </w:r>
      <w:r>
        <w:rPr>
          <w:rFonts w:ascii="Times new roman" w:hAnsi="Times new roman"/>
        </w:rPr>
        <w:t xml:space="preserve">. </w:t>
      </w:r>
      <w:r>
        <w:rPr>
          <w:rFonts w:ascii="Times new roman" w:hAnsi="Times new roman"/>
        </w:rPr>
        <w:t xml:space="preserve">0 </w:t>
      </w:r>
      <w:r>
        <w:rPr>
          <w:rFonts w:eastAsia="Ubuntu" w:cs="Ubuntu" w:ascii="Times new roman" w:hAnsi="Times new roman"/>
        </w:rPr>
        <w:t xml:space="preserve">≤ </w:t>
      </w:r>
      <w:r>
        <w:rPr>
          <w:rFonts w:eastAsia="Ubuntu" w:cs="Ubuntu" w:ascii="Times new roman" w:hAnsi="Times new roman"/>
          <w:i/>
          <w:iCs/>
        </w:rPr>
        <w:t>β</w:t>
      </w:r>
      <w:r>
        <w:rPr>
          <w:rFonts w:eastAsia="Ubuntu" w:cs="Ubuntu" w:ascii="Times new roman" w:hAnsi="Times new roman"/>
          <w:i/>
          <w:iCs/>
          <w:vertAlign w:val="subscript"/>
        </w:rPr>
        <w:t xml:space="preserve"> </w:t>
      </w:r>
      <w:r>
        <w:rPr>
          <w:rFonts w:eastAsia="Ubuntu" w:cs="Ubuntu" w:ascii="Times new roman" w:hAnsi="Times new roman"/>
        </w:rPr>
        <w:t xml:space="preserve">≤ </w:t>
      </w:r>
      <w:r>
        <w:rPr>
          <w:rFonts w:eastAsia="Ubuntu" w:cs="Ubuntu" w:ascii="Times new roman" w:hAnsi="Times new roman"/>
        </w:rPr>
        <w:t>1.</w:t>
      </w:r>
    </w:p>
    <w:p>
      <w:pPr>
        <w:pStyle w:val="Normal"/>
        <w:spacing w:lineRule="auto" w:line="360"/>
        <w:jc w:val="both"/>
        <w:rPr>
          <w:rFonts w:eastAsia="Ubuntu" w:cs="Ubuntu" w:ascii="Times new roman" w:hAnsi="Times new roman"/>
        </w:rPr>
      </w:pPr>
      <w:r>
        <w:rPr>
          <w:rFonts w:ascii="Times new roman" w:hAnsi="Times new roman"/>
          <w:b/>
          <w:bCs/>
          <w:i/>
          <w:iCs/>
        </w:rPr>
        <w:t>α</w:t>
      </w:r>
      <w:r>
        <w:rPr>
          <w:rFonts w:ascii="Times new roman" w:hAnsi="Times new roman"/>
        </w:rPr>
        <w:t xml:space="preserve"> : male </w:t>
      </w:r>
      <w:r>
        <w:rPr>
          <w:rFonts w:ascii="Times new roman" w:hAnsi="Times new roman"/>
        </w:rPr>
        <w:t>allocation</w:t>
      </w:r>
      <w:r>
        <w:rPr>
          <w:rFonts w:ascii="Times new roman" w:hAnsi="Times new roman"/>
        </w:rPr>
        <w:t xml:space="preserve">. </w:t>
      </w:r>
      <w:r>
        <w:rPr>
          <w:rFonts w:ascii="Times new roman" w:hAnsi="Times new roman"/>
        </w:rPr>
        <w:t xml:space="preserve">0 </w:t>
      </w:r>
      <w:r>
        <w:rPr>
          <w:rFonts w:eastAsia="Ubuntu" w:cs="Ubuntu" w:ascii="Times new roman" w:hAnsi="Times new roman"/>
        </w:rPr>
        <w:t xml:space="preserve">≤ </w:t>
      </w:r>
      <w:r>
        <w:rPr>
          <w:rFonts w:eastAsia="Ubuntu" w:cs="Ubuntu" w:ascii="Times new roman" w:hAnsi="Times new roman"/>
          <w:i/>
          <w:iCs/>
        </w:rPr>
        <w:t>α</w:t>
      </w:r>
      <w:r>
        <w:rPr>
          <w:rFonts w:eastAsia="Ubuntu" w:cs="Ubuntu" w:ascii="Times new roman" w:hAnsi="Times new roman"/>
          <w:i/>
          <w:iCs/>
          <w:vertAlign w:val="subscript"/>
        </w:rPr>
        <w:t xml:space="preserve"> </w:t>
      </w:r>
      <w:r>
        <w:rPr>
          <w:rFonts w:eastAsia="Ubuntu" w:cs="Ubuntu" w:ascii="Times new roman" w:hAnsi="Times new roman"/>
        </w:rPr>
        <w:t xml:space="preserve">≤ </w:t>
      </w:r>
      <w:r>
        <w:rPr>
          <w:rFonts w:eastAsia="Ubuntu" w:cs="Ubuntu" w:ascii="Times new roman" w:hAnsi="Times new roman"/>
        </w:rPr>
        <w:t xml:space="preserve">1, </w:t>
      </w:r>
      <w:r>
        <w:rPr>
          <w:rFonts w:eastAsia="Ubuntu" w:cs="Ubuntu" w:ascii="Times new roman" w:hAnsi="Times new roman"/>
        </w:rPr>
        <w:t>with</w:t>
      </w:r>
      <w:r>
        <w:rPr>
          <w:rFonts w:eastAsia="Ubuntu" w:cs="Ubuntu" w:ascii="Times new roman" w:hAnsi="Times new roman"/>
        </w:rPr>
        <w:t xml:space="preserve"> </w:t>
      </w:r>
      <w:r>
        <w:rPr>
          <w:rFonts w:eastAsia="Ubuntu" w:cs="Ubuntu" w:ascii="Times new roman" w:hAnsi="Times new roman"/>
          <w:i/>
          <w:iCs/>
        </w:rPr>
        <w:t>β</w:t>
      </w:r>
      <w:r>
        <w:rPr>
          <w:rFonts w:eastAsia="Ubuntu" w:cs="Ubuntu" w:ascii="Times new roman" w:hAnsi="Times new roman"/>
        </w:rPr>
        <w:t xml:space="preserve"> + </w:t>
      </w:r>
      <w:r>
        <w:rPr>
          <w:rFonts w:eastAsia="Ubuntu" w:cs="Ubuntu" w:ascii="Times new roman" w:hAnsi="Times new roman"/>
          <w:i/>
          <w:iCs/>
        </w:rPr>
        <w:t>α</w:t>
      </w:r>
      <w:r>
        <w:rPr>
          <w:rFonts w:eastAsia="Ubuntu" w:cs="Ubuntu" w:ascii="Times new roman" w:hAnsi="Times new roman"/>
        </w:rPr>
        <w:t xml:space="preserve"> = 1.</w:t>
      </w:r>
    </w:p>
    <w:p>
      <w:pPr>
        <w:pStyle w:val="Normal"/>
        <w:spacing w:lineRule="auto" w:line="360"/>
        <w:jc w:val="both"/>
        <w:rPr>
          <w:rFonts w:ascii="Times new roman" w:hAnsi="Times new roman"/>
        </w:rPr>
      </w:pPr>
      <w:r>
        <w:rPr>
          <w:rFonts w:ascii="Times new roman" w:hAnsi="Times new roman"/>
          <w:b/>
          <w:bCs/>
          <w:i/>
          <w:iCs/>
        </w:rPr>
        <w:t>F</w:t>
      </w:r>
      <w:r>
        <w:rPr>
          <w:rFonts w:ascii="Times new roman" w:hAnsi="Times new roman"/>
        </w:rPr>
        <w:t xml:space="preserve">: fixed fertility shared by all individuals. Corresponds to the maximum progenies that can be produced </w:t>
      </w:r>
      <w:r>
        <w:rPr>
          <w:rFonts w:ascii="Times new roman" w:hAnsi="Times new roman"/>
        </w:rPr>
        <w:t>by means of female functions</w:t>
      </w:r>
      <w:r>
        <w:rPr>
          <w:rFonts w:ascii="Times new roman" w:hAnsi="Times new roman"/>
        </w:rPr>
        <w:t xml:space="preserve"> </w:t>
      </w:r>
      <w:r>
        <w:rPr>
          <w:rFonts w:ascii="Times new roman" w:hAnsi="Times new roman"/>
        </w:rPr>
        <w:t>when</w:t>
      </w:r>
      <w:r>
        <w:rPr>
          <w:rFonts w:ascii="Times new roman" w:hAnsi="Times new roman"/>
        </w:rPr>
        <w:t xml:space="preserve"> </w:t>
      </w:r>
      <w:r>
        <w:rPr>
          <w:rFonts w:ascii="Times new roman" w:hAnsi="Times new roman"/>
          <w:i/>
          <w:iCs/>
        </w:rPr>
        <w:t>β</w:t>
      </w:r>
      <w:r>
        <w:rPr>
          <w:rFonts w:ascii="Times new roman" w:hAnsi="Times new roman"/>
        </w:rPr>
        <w:t xml:space="preserve"> = 1. </w:t>
      </w:r>
    </w:p>
    <w:p>
      <w:pPr>
        <w:pStyle w:val="Normal"/>
        <w:spacing w:lineRule="auto" w:line="360"/>
        <w:jc w:val="both"/>
        <w:rPr>
          <w:rFonts w:ascii="Times new roman" w:hAnsi="Times new roman"/>
          <w:i w:val="false"/>
          <w:iCs w:val="false"/>
        </w:rPr>
      </w:pPr>
      <w:r>
        <w:rPr>
          <w:rFonts w:ascii="Times new roman" w:hAnsi="Times new roman"/>
          <w:b/>
          <w:bCs/>
          <w:i/>
          <w:iCs/>
        </w:rPr>
        <w:t>S</w:t>
      </w:r>
      <w:r>
        <w:rPr>
          <w:rFonts w:ascii="Times new roman" w:hAnsi="Times new roman"/>
        </w:rPr>
        <w:t xml:space="preserve"> : number of seeds produce</w:t>
      </w:r>
      <w:r>
        <w:rPr>
          <w:rFonts w:ascii="Times new roman" w:hAnsi="Times new roman"/>
        </w:rPr>
        <w:t>d</w:t>
      </w:r>
      <w:r>
        <w:rPr>
          <w:rFonts w:ascii="Times new roman" w:hAnsi="Times new roman"/>
        </w:rPr>
        <w:t xml:space="preserve"> per individuals. </w:t>
      </w:r>
      <w:r>
        <w:rPr>
          <w:rFonts w:ascii="Times new roman" w:hAnsi="Times new roman"/>
          <w:i/>
          <w:iCs/>
        </w:rPr>
        <w:t>S</w:t>
      </w:r>
      <w:r>
        <w:rPr>
          <w:rFonts w:ascii="Times new roman" w:hAnsi="Times new roman"/>
        </w:rPr>
        <w:t xml:space="preserve"> is equal to (</w:t>
      </w:r>
      <w:r>
        <w:rPr>
          <w:rFonts w:ascii="Times new roman" w:hAnsi="Times new roman"/>
          <w:i/>
          <w:iCs/>
        </w:rPr>
        <w:t xml:space="preserve">F </w:t>
      </w:r>
      <w:r>
        <w:rPr>
          <w:rFonts w:ascii="Times new roman" w:hAnsi="Times new roman"/>
          <w:i w:val="false"/>
          <w:iCs w:val="false"/>
        </w:rPr>
        <w:t>x</w:t>
      </w:r>
      <w:r>
        <w:rPr>
          <w:rFonts w:ascii="Times new roman" w:hAnsi="Times new roman"/>
        </w:rPr>
        <w:t xml:space="preserve"> </w:t>
      </w:r>
      <w:r>
        <w:rPr>
          <w:rFonts w:ascii="Times new roman" w:hAnsi="Times new roman"/>
          <w:i/>
          <w:iCs/>
        </w:rPr>
        <w:t>β</w:t>
      </w:r>
      <w:r>
        <w:rPr>
          <w:rFonts w:ascii="Times new roman" w:hAnsi="Times new roman"/>
          <w:i w:val="false"/>
          <w:iCs w:val="false"/>
        </w:rPr>
        <w:t>)</w:t>
      </w:r>
      <w:r>
        <w:rPr>
          <w:rFonts w:ascii="Times new roman" w:hAnsi="Times new roman"/>
          <w:i/>
          <w:iCs/>
        </w:rPr>
        <w:t>.</w:t>
      </w:r>
      <w:r>
        <w:rPr>
          <w:rFonts w:ascii="Times new roman" w:hAnsi="Times new roman"/>
          <w:i w:val="false"/>
          <w:iCs w:val="false"/>
        </w:rPr>
        <w:t xml:space="preserve"> If </w:t>
      </w:r>
      <w:r>
        <w:rPr>
          <w:rFonts w:ascii="Times new roman" w:hAnsi="Times new roman"/>
          <w:i/>
          <w:iCs/>
        </w:rPr>
        <w:t>S</w:t>
      </w:r>
      <w:r>
        <w:rPr>
          <w:rFonts w:ascii="Times new roman" w:hAnsi="Times new roman"/>
          <w:i w:val="false"/>
          <w:iCs w:val="false"/>
        </w:rPr>
        <w:t xml:space="preserve"> is not an integer, then </w:t>
      </w:r>
      <w:r>
        <w:rPr>
          <w:rFonts w:ascii="Times new roman" w:hAnsi="Times new roman"/>
          <w:i/>
          <w:iCs/>
        </w:rPr>
        <w:t>S</w:t>
      </w:r>
      <w:r>
        <w:rPr>
          <w:rFonts w:ascii="Times new roman" w:hAnsi="Times new roman"/>
          <w:i w:val="false"/>
          <w:iCs w:val="false"/>
        </w:rPr>
        <w:t xml:space="preserve"> = floor(</w:t>
      </w:r>
      <w:r>
        <w:rPr>
          <w:rFonts w:ascii="Times new roman" w:hAnsi="Times new roman"/>
          <w:i/>
          <w:iCs/>
        </w:rPr>
        <w:t>S</w:t>
      </w:r>
      <w:r>
        <w:rPr>
          <w:rFonts w:ascii="Times new roman" w:hAnsi="Times new roman"/>
          <w:i w:val="false"/>
          <w:iCs w:val="false"/>
        </w:rPr>
        <w:t xml:space="preserve">) + Binom(1, </w:t>
      </w:r>
      <w:r>
        <w:rPr>
          <w:rFonts w:ascii="Times new roman" w:hAnsi="Times new roman"/>
          <w:i/>
          <w:iCs/>
        </w:rPr>
        <w:t>S</w:t>
      </w:r>
      <w:r>
        <w:rPr>
          <w:rFonts w:ascii="Times new roman" w:hAnsi="Times new roman"/>
          <w:i w:val="false"/>
          <w:iCs w:val="false"/>
        </w:rPr>
        <w:t xml:space="preserve"> – floor(</w:t>
      </w:r>
      <w:r>
        <w:rPr>
          <w:rFonts w:ascii="Times new roman" w:hAnsi="Times new roman"/>
          <w:i/>
          <w:iCs/>
        </w:rPr>
        <w:t>S</w:t>
      </w:r>
      <w:r>
        <w:rPr>
          <w:rFonts w:ascii="Times new roman" w:hAnsi="Times new roman"/>
          <w:i w:val="false"/>
          <w:iCs w:val="false"/>
        </w:rPr>
        <w:t>)).</w:t>
      </w:r>
    </w:p>
    <w:p>
      <w:pPr>
        <w:pStyle w:val="Normal"/>
        <w:spacing w:lineRule="auto" w:line="360"/>
        <w:jc w:val="both"/>
        <w:rPr>
          <w:rFonts w:ascii="Times new roman" w:hAnsi="Times new roman"/>
        </w:rPr>
      </w:pPr>
      <w:r>
        <w:rPr>
          <w:rFonts w:ascii="Times new roman" w:hAnsi="Times new roman"/>
          <w:b/>
          <w:bCs/>
          <w:i/>
          <w:iCs/>
        </w:rPr>
        <w:t>Q</w:t>
      </w:r>
      <w:r>
        <w:rPr>
          <w:rFonts w:ascii="Times new roman" w:hAnsi="Times new roman"/>
        </w:rPr>
        <w:t xml:space="preserve"> : allelic contribution of a locus involved in sexual allocation. </w:t>
      </w:r>
      <w:r>
        <w:rPr>
          <w:rFonts w:ascii="Times new roman" w:hAnsi="Times new roman"/>
          <w:i/>
          <w:iCs/>
        </w:rPr>
        <w:t>Q</w:t>
      </w:r>
      <w:r>
        <w:rPr>
          <w:rFonts w:ascii="Times new roman" w:hAnsi="Times new roman"/>
          <w:i/>
          <w:iCs/>
          <w:vertAlign w:val="subscript"/>
        </w:rPr>
        <w:t>min</w:t>
      </w:r>
      <w:r>
        <w:rPr>
          <w:rFonts w:ascii="Times new roman" w:hAnsi="Times new roman"/>
        </w:rPr>
        <w:t xml:space="preserve"> = 0 and </w:t>
      </w:r>
      <w:r>
        <w:rPr>
          <w:rFonts w:ascii="Times new roman" w:hAnsi="Times new roman"/>
          <w:i/>
          <w:iCs/>
        </w:rPr>
        <w:t>Q</w:t>
      </w:r>
      <w:r>
        <w:rPr>
          <w:rFonts w:ascii="Times new roman" w:hAnsi="Times new roman"/>
          <w:i/>
          <w:iCs/>
          <w:vertAlign w:val="subscript"/>
        </w:rPr>
        <w:t>max</w:t>
      </w:r>
      <w:r>
        <w:rPr>
          <w:rFonts w:ascii="Times new roman" w:hAnsi="Times new roman"/>
        </w:rPr>
        <w:t xml:space="preserve"> = 1 / </w:t>
      </w:r>
      <w:r>
        <w:rPr>
          <w:rFonts w:ascii="Times new roman" w:hAnsi="Times new roman"/>
        </w:rPr>
        <w:t>2</w:t>
      </w:r>
      <w:r>
        <w:rPr>
          <w:rFonts w:ascii="Times new roman" w:hAnsi="Times new roman"/>
        </w:rPr>
        <w:t xml:space="preserve">. </w:t>
      </w:r>
      <w:r>
        <w:rPr>
          <w:rFonts w:ascii="Times new roman" w:hAnsi="Times new roman"/>
        </w:rPr>
        <w:t xml:space="preserve">An individual carrying one copy with </w:t>
      </w:r>
      <w:r>
        <w:rPr>
          <w:rFonts w:ascii="Times new roman" w:hAnsi="Times new roman"/>
          <w:i/>
          <w:iCs/>
        </w:rPr>
        <w:t>Q</w:t>
      </w:r>
      <w:r>
        <w:rPr>
          <w:rFonts w:ascii="Times new roman" w:hAnsi="Times new roman"/>
        </w:rPr>
        <w:t xml:space="preserve"> = 0.3 and one copy with </w:t>
      </w:r>
      <w:r>
        <w:rPr>
          <w:rFonts w:ascii="Times new roman" w:hAnsi="Times new roman"/>
          <w:i/>
          <w:iCs/>
        </w:rPr>
        <w:t>Q</w:t>
      </w:r>
      <w:r>
        <w:rPr>
          <w:rFonts w:ascii="Times new roman" w:hAnsi="Times new roman"/>
        </w:rPr>
        <w:t xml:space="preserve"> = 0.5 will have </w:t>
      </w:r>
      <w:r>
        <w:rPr>
          <w:rFonts w:ascii="Times new roman" w:hAnsi="Times new roman"/>
          <w:i/>
          <w:iCs/>
        </w:rPr>
        <w:t>β</w:t>
      </w:r>
      <w:r>
        <w:rPr>
          <w:rFonts w:ascii="Times new roman" w:hAnsi="Times new roman"/>
        </w:rPr>
        <w:t xml:space="preserve"> = 0.8 and </w:t>
      </w:r>
      <w:r>
        <w:rPr>
          <w:rFonts w:eastAsia="Ubuntu" w:cs="Ubuntu" w:ascii="Times new roman" w:hAnsi="Times new roman"/>
          <w:i/>
          <w:iCs/>
        </w:rPr>
        <w:t>α</w:t>
      </w:r>
      <w:r>
        <w:rPr>
          <w:rFonts w:eastAsia="Ubuntu" w:cs="Ubuntu" w:ascii="Times new roman" w:hAnsi="Times new roman"/>
        </w:rPr>
        <w:t xml:space="preserve"> </w:t>
      </w:r>
      <w:r>
        <w:rPr>
          <w:rFonts w:ascii="Times new roman" w:hAnsi="Times new roman"/>
        </w:rPr>
        <w:t>= 0.2.</w:t>
      </w:r>
    </w:p>
    <w:p>
      <w:pPr>
        <w:pStyle w:val="Normal"/>
        <w:spacing w:lineRule="auto" w:line="360"/>
        <w:jc w:val="both"/>
        <w:rPr>
          <w:rFonts w:ascii="Times new roman" w:hAnsi="Times new roman"/>
        </w:rPr>
      </w:pPr>
      <w:r>
        <w:rPr>
          <w:rFonts w:ascii="Times new roman" w:hAnsi="Times new roman"/>
          <w:b/>
          <w:bCs/>
          <w:i/>
          <w:iCs/>
        </w:rPr>
        <w:t>µ</w:t>
      </w:r>
      <w:r>
        <w:rPr>
          <w:rFonts w:ascii="Times new roman" w:hAnsi="Times new roman"/>
          <w:b/>
          <w:bCs/>
          <w:i/>
          <w:iCs/>
          <w:vertAlign w:val="subscript"/>
        </w:rPr>
        <w:t>quanti</w:t>
      </w:r>
      <w:r>
        <w:rPr>
          <w:rFonts w:ascii="Times new roman" w:hAnsi="Times new roman"/>
        </w:rPr>
        <w:t xml:space="preserve"> : mutation rate of the locus controlling </w:t>
      </w:r>
      <w:r>
        <w:rPr>
          <w:rFonts w:ascii="Times new roman" w:hAnsi="Times new roman"/>
          <w:i/>
          <w:iCs/>
        </w:rPr>
        <w:t>Q</w:t>
      </w:r>
      <w:r>
        <w:rPr>
          <w:rFonts w:ascii="Times new roman" w:hAnsi="Times new roman"/>
        </w:rPr>
        <w:t xml:space="preserve">. </w:t>
      </w:r>
      <w:r>
        <w:rPr>
          <w:rFonts w:ascii="Times new roman" w:hAnsi="Times new roman"/>
        </w:rPr>
        <w:t xml:space="preserve">A successful gamete has a probability </w:t>
      </w:r>
      <w:r>
        <w:rPr>
          <w:rFonts w:ascii="Times new roman" w:hAnsi="Times new roman"/>
          <w:i/>
          <w:iCs/>
        </w:rPr>
        <w:t>µ</w:t>
      </w:r>
      <w:r>
        <w:rPr>
          <w:rFonts w:ascii="Times new roman" w:hAnsi="Times new roman"/>
          <w:i/>
          <w:iCs/>
          <w:vertAlign w:val="subscript"/>
        </w:rPr>
        <w:t>quanti</w:t>
      </w:r>
      <w:r>
        <w:rPr>
          <w:rFonts w:ascii="Times new roman" w:hAnsi="Times new roman"/>
        </w:rPr>
        <w:t xml:space="preserve"> to get a different value of </w:t>
      </w:r>
      <w:r>
        <w:rPr>
          <w:rFonts w:ascii="Times new roman" w:hAnsi="Times new roman"/>
          <w:i/>
          <w:iCs/>
        </w:rPr>
        <w:t>Q</w:t>
      </w:r>
      <w:r>
        <w:rPr>
          <w:rFonts w:ascii="Times new roman" w:hAnsi="Times new roman"/>
        </w:rPr>
        <w:t xml:space="preserve">, uniformly distributed between (0.9 x </w:t>
      </w:r>
      <w:r>
        <w:rPr>
          <w:rFonts w:ascii="Times new roman" w:hAnsi="Times new roman"/>
          <w:i/>
          <w:iCs/>
        </w:rPr>
        <w:t>Q</w:t>
      </w:r>
      <w:r>
        <w:rPr>
          <w:rFonts w:ascii="Times new roman" w:hAnsi="Times new roman"/>
        </w:rPr>
        <w:t xml:space="preserve">) and (1.1 x  </w:t>
      </w:r>
      <w:r>
        <w:rPr>
          <w:rFonts w:ascii="Times new roman" w:hAnsi="Times new roman"/>
          <w:i/>
          <w:iCs/>
        </w:rPr>
        <w:t>Q</w:t>
      </w:r>
      <w:r>
        <w:rPr>
          <w:rFonts w:ascii="Times new roman" w:hAnsi="Times new roman"/>
        </w:rPr>
        <w:t xml:space="preserve">). The upper bound might not however exceed </w:t>
      </w:r>
      <w:r>
        <w:rPr>
          <w:rFonts w:ascii="Times new roman" w:hAnsi="Times new roman"/>
          <w:i/>
          <w:iCs/>
        </w:rPr>
        <w:t>Q</w:t>
      </w:r>
      <w:r>
        <w:rPr>
          <w:rFonts w:ascii="Times new roman" w:hAnsi="Times new roman"/>
          <w:i/>
          <w:iCs/>
          <w:vertAlign w:val="subscript"/>
        </w:rPr>
        <w:t>max</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b/>
          <w:bCs/>
          <w:i/>
          <w:iCs/>
        </w:rPr>
        <w:t>µ</w:t>
      </w:r>
      <w:r>
        <w:rPr>
          <w:rFonts w:ascii="Times new roman" w:hAnsi="Times new roman"/>
          <w:b/>
          <w:bCs/>
          <w:i/>
          <w:iCs/>
          <w:vertAlign w:val="subscript"/>
        </w:rPr>
        <w:t>Ntrl</w:t>
      </w:r>
      <w:r>
        <w:rPr>
          <w:rFonts w:ascii="Times new roman" w:hAnsi="Times new roman"/>
        </w:rPr>
        <w:t xml:space="preserve"> : </w:t>
      </w:r>
      <w:r>
        <w:rPr>
          <w:rFonts w:ascii="Times new roman" w:hAnsi="Times new roman"/>
        </w:rPr>
        <w:t>mutation rate shared by all neutral loci. Mutation occurred independently among neutral loci. The rate is the probability for a copy carried by a successful gamete to be modified. For each neutral loci, mutation provide one allele among 1,000 possible.</w:t>
      </w:r>
    </w:p>
    <w:p>
      <w:pPr>
        <w:pStyle w:val="Normal"/>
        <w:spacing w:lineRule="auto" w:line="360"/>
        <w:jc w:val="both"/>
        <w:rPr>
          <w:rFonts w:ascii="Times new roman" w:hAnsi="Times new roman"/>
        </w:rPr>
      </w:pPr>
      <w:r>
        <w:rPr>
          <w:rFonts w:ascii="Times new roman" w:hAnsi="Times new roman"/>
          <w:b/>
          <w:bCs/>
          <w:i/>
          <w:iCs/>
        </w:rPr>
        <w:t>I</w:t>
      </w:r>
      <w:r>
        <w:rPr>
          <w:rFonts w:ascii="Times new roman" w:hAnsi="Times new roman"/>
        </w:rPr>
        <w:t xml:space="preserve">: </w:t>
      </w:r>
      <w:r>
        <w:rPr>
          <w:rFonts w:ascii="Times new roman" w:hAnsi="Times new roman"/>
        </w:rPr>
        <w:t xml:space="preserve">average number of immigrants received by each deme following a Poisson distribution. </w:t>
      </w:r>
      <w:r>
        <w:rPr>
          <w:rFonts w:ascii="Times new roman" w:hAnsi="Times new roman"/>
        </w:rPr>
        <w:t>Migrant-pool model.</w:t>
      </w:r>
    </w:p>
    <w:p>
      <w:pPr>
        <w:pStyle w:val="Normal"/>
        <w:spacing w:lineRule="auto" w:line="360"/>
        <w:jc w:val="both"/>
        <w:rPr>
          <w:rFonts w:ascii="Times new roman" w:hAnsi="Times new roman"/>
        </w:rPr>
      </w:pPr>
      <w:r>
        <w:rPr>
          <w:rFonts w:ascii="Times new roman" w:hAnsi="Times new roman"/>
          <w:b/>
          <w:bCs/>
          <w:i/>
          <w:iCs/>
        </w:rPr>
        <w:t>E</w:t>
      </w:r>
      <w:r>
        <w:rPr>
          <w:rFonts w:ascii="Times new roman" w:hAnsi="Times new roman"/>
        </w:rPr>
        <w:t xml:space="preserve">: </w:t>
      </w:r>
      <w:r>
        <w:rPr>
          <w:rFonts w:ascii="Times new roman" w:hAnsi="Times new roman"/>
        </w:rPr>
        <w:t>probability for a deme to become extincted and immediately recolonized.</w:t>
      </w:r>
    </w:p>
    <w:p>
      <w:pPr>
        <w:pStyle w:val="Normal"/>
        <w:spacing w:lineRule="auto" w:line="360"/>
        <w:jc w:val="both"/>
        <w:rPr>
          <w:rFonts w:ascii="Times new roman" w:hAnsi="Times new roman"/>
        </w:rPr>
      </w:pPr>
      <w:r>
        <w:rPr>
          <w:rFonts w:ascii="Times new roman" w:hAnsi="Times new roman"/>
          <w:b/>
          <w:bCs/>
          <w:i/>
          <w:iCs/>
        </w:rPr>
        <w:t>k</w:t>
      </w:r>
      <w:r>
        <w:rPr>
          <w:rFonts w:ascii="Times new roman" w:hAnsi="Times new roman"/>
        </w:rPr>
        <w:t xml:space="preserve">: </w:t>
      </w:r>
      <w:r>
        <w:rPr>
          <w:rFonts w:ascii="Times new roman" w:hAnsi="Times new roman"/>
        </w:rPr>
        <w:t xml:space="preserve">number of colonists </w:t>
      </w:r>
      <w:r>
        <w:rPr>
          <w:rFonts w:ascii="Times new roman" w:hAnsi="Times new roman"/>
        </w:rPr>
        <w:t xml:space="preserve">replacing all individuals present in an extincted deme. </w:t>
      </w:r>
      <w:r>
        <w:rPr>
          <w:rFonts w:ascii="Times new roman" w:hAnsi="Times new roman"/>
        </w:rPr>
        <w:t>Propagule-pool model.</w:t>
      </w:r>
    </w:p>
    <w:p>
      <w:pPr>
        <w:pStyle w:val="Normal"/>
        <w:spacing w:lineRule="auto" w:line="360"/>
        <w:jc w:val="both"/>
        <w:rPr/>
      </w:pPr>
      <w:r>
        <w:rPr/>
      </w:r>
    </w:p>
    <w:p>
      <w:pPr>
        <w:pStyle w:val="Normal"/>
        <w:spacing w:lineRule="auto" w:line="360"/>
        <w:jc w:val="both"/>
        <w:rPr/>
      </w:pPr>
      <w:r>
        <w:rPr/>
        <w:t>The model is implemented in a C-code freely available (</w:t>
      </w:r>
      <w:hyperlink r:id="rId2">
        <w:r>
          <w:rPr>
            <w:rStyle w:val="LienInternet"/>
          </w:rPr>
          <w:t>https://github.com/popgenomics/quantiSex</w:t>
        </w:r>
      </w:hyperlink>
      <w:r>
        <w:rPr/>
        <w:t xml:space="preserve">). Statistics in population genetics were computed by calling the </w:t>
      </w:r>
      <w:bookmarkStart w:id="0" w:name="__DdeLink__1163_1155908049"/>
      <w:r>
        <w:rPr/>
        <w:t>R library 'diveRsity'</w:t>
      </w:r>
      <w:bookmarkEnd w:id="0"/>
      <w:r>
        <w:rPr/>
        <w:t xml:space="preserve"> (Keenan and al, 2013).</w:t>
      </w:r>
    </w:p>
    <w:p>
      <w:pPr>
        <w:pStyle w:val="Normal"/>
        <w:spacing w:lineRule="auto" w:line="360"/>
        <w:jc w:val="both"/>
        <w:rPr/>
      </w:pPr>
      <w:r>
        <w:rPr/>
      </w:r>
    </w:p>
    <w:p>
      <w:pPr>
        <w:pStyle w:val="Normal"/>
        <w:spacing w:lineRule="auto" w:line="360"/>
        <w:jc w:val="both"/>
        <w:rPr>
          <w:b/>
        </w:rPr>
      </w:pPr>
      <w:r>
        <w:rPr>
          <w:b/>
        </w:rPr>
        <w:t xml:space="preserve">Results </w:t>
      </w:r>
    </w:p>
    <w:p>
      <w:pPr>
        <w:pStyle w:val="Normal"/>
        <w:spacing w:lineRule="auto" w:line="36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1) the simulator is ok, so we can use it for the biological question: figures S1.</w:t>
      </w:r>
    </w:p>
    <w:p>
      <w:pPr>
        <w:pStyle w:val="Normal"/>
        <w:spacing w:lineRule="auto" w:line="36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 xml:space="preserve">2) effect of metapopulation dynamics on female allocation (selfing rate = 0): figures 1 </w:t>
      </w:r>
      <w:r>
        <w:rPr>
          <w:rFonts w:ascii="arial;sans-serif" w:hAnsi="arial;sans-serif"/>
          <w:b w:val="false"/>
          <w:i w:val="false"/>
          <w:caps w:val="false"/>
          <w:smallCaps w:val="false"/>
          <w:color w:val="222222"/>
          <w:spacing w:val="0"/>
          <w:sz w:val="18"/>
        </w:rPr>
        <w:t xml:space="preserve">and </w:t>
      </w:r>
      <w:r>
        <w:rPr>
          <w:rFonts w:ascii="arial;sans-serif" w:hAnsi="arial;sans-serif"/>
          <w:b w:val="false"/>
          <w:i w:val="false"/>
          <w:caps w:val="false"/>
          <w:smallCaps w:val="false"/>
          <w:color w:val="222222"/>
          <w:spacing w:val="0"/>
          <w:sz w:val="18"/>
        </w:rPr>
        <w:t>S</w:t>
      </w:r>
      <w:r>
        <w:rPr>
          <w:rFonts w:ascii="arial;sans-serif" w:hAnsi="arial;sans-serif"/>
          <w:b w:val="false"/>
          <w:i w:val="false"/>
          <w:caps w:val="false"/>
          <w:smallCaps w:val="false"/>
          <w:color w:val="222222"/>
          <w:spacing w:val="0"/>
          <w:sz w:val="18"/>
        </w:rPr>
        <w:t>2</w:t>
      </w:r>
      <w:r>
        <w:rPr>
          <w:rFonts w:ascii="arial;sans-serif" w:hAnsi="arial;sans-serif"/>
          <w:b w:val="false"/>
          <w:i w:val="false"/>
          <w:caps w:val="false"/>
          <w:smallCaps w:val="false"/>
          <w:color w:val="222222"/>
          <w:spacing w:val="0"/>
          <w:sz w:val="18"/>
        </w:rPr>
        <w:t>.</w:t>
      </w:r>
    </w:p>
    <w:p>
      <w:pPr>
        <w:pStyle w:val="Normal"/>
        <w:spacing w:lineRule="auto" w:line="36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3) relation between statistics at neutral markers and female allocation (selfing rate = 0): figure 2</w:t>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4) effect of increased selfing rates: figures 3; S</w:t>
      </w:r>
      <w:r>
        <w:rPr>
          <w:rFonts w:ascii="arial;sans-serif" w:hAnsi="arial;sans-serif"/>
          <w:b w:val="false"/>
          <w:i w:val="false"/>
          <w:caps w:val="false"/>
          <w:smallCaps w:val="false"/>
          <w:color w:val="222222"/>
          <w:spacing w:val="0"/>
          <w:sz w:val="18"/>
        </w:rPr>
        <w:t>3</w:t>
      </w:r>
    </w:p>
    <w:p>
      <w:pPr>
        <w:pStyle w:val="Normal"/>
        <w:spacing w:lineRule="auto" w:line="360"/>
        <w:rPr>
          <w:b/>
        </w:rPr>
      </w:pPr>
      <w:r>
        <w:rPr>
          <w:b/>
        </w:rPr>
        <w:t>Discussion</w:t>
      </w:r>
    </w:p>
    <w:p>
      <w:pPr>
        <w:pStyle w:val="Normal"/>
        <w:spacing w:lineRule="auto" w:line="360"/>
        <w:rPr>
          <w:b/>
        </w:rPr>
      </w:pPr>
      <w:r>
        <w:rPr>
          <w:b/>
        </w:rPr>
      </w:r>
    </w:p>
    <w:p>
      <w:pPr>
        <w:pStyle w:val="Normal"/>
        <w:spacing w:lineRule="auto" w:line="360"/>
        <w:rPr>
          <w:b/>
        </w:rPr>
      </w:pPr>
      <w:r>
        <w:rPr>
          <w:b/>
        </w:rPr>
        <w:t>Acknowledgements</w:t>
      </w:r>
    </w:p>
    <w:p>
      <w:pPr>
        <w:pStyle w:val="Normal"/>
        <w:spacing w:lineRule="auto" w:line="360"/>
        <w:rPr>
          <w:b/>
        </w:rPr>
      </w:pPr>
      <w:r>
        <w:rPr>
          <w:b/>
        </w:rPr>
      </w:r>
    </w:p>
    <w:p>
      <w:pPr>
        <w:pStyle w:val="Normal"/>
        <w:spacing w:lineRule="auto" w:line="360"/>
        <w:rPr>
          <w:b/>
        </w:rPr>
      </w:pPr>
      <w:r>
        <w:rPr>
          <w:b/>
        </w:rPr>
        <w:t>References</w:t>
      </w:r>
    </w:p>
    <w:p>
      <w:pPr>
        <w:pStyle w:val="Normal"/>
        <w:spacing w:lineRule="auto" w:line="360"/>
        <w:rPr>
          <w:b/>
        </w:rPr>
      </w:pPr>
      <w:r>
        <w:rPr>
          <w:b/>
        </w:rPr>
      </w:r>
    </w:p>
    <w:p>
      <w:pPr>
        <w:pStyle w:val="Normal"/>
        <w:spacing w:lineRule="auto" w:line="360"/>
        <w:rPr>
          <w:b/>
        </w:rPr>
      </w:pPr>
      <w:r>
        <w:rPr>
          <w:b/>
        </w:rPr>
      </w:r>
    </w:p>
    <w:p>
      <w:pPr>
        <w:pStyle w:val="Normal"/>
        <w:pageBreakBefore/>
        <w:spacing w:lineRule="auto" w:line="360"/>
        <w:rPr>
          <w:b/>
        </w:rPr>
      </w:pPr>
      <w:r>
        <w:rPr>
          <w:b/>
        </w:rPr>
        <w:t>Table</w:t>
      </w:r>
    </w:p>
    <w:p>
      <w:pPr>
        <w:pStyle w:val="Normal"/>
        <w:spacing w:lineRule="auto" w:line="360"/>
        <w:rPr>
          <w:b/>
        </w:rPr>
      </w:pPr>
      <w:r>
        <w:rPr>
          <w:b/>
        </w:rPr>
      </w:r>
    </w:p>
    <w:p>
      <w:pPr>
        <w:pStyle w:val="Normal"/>
        <w:widowControl/>
        <w:suppressAutoHyphens w:val="true"/>
        <w:bidi w:val="0"/>
        <w:spacing w:lineRule="auto" w:line="360"/>
        <w:ind w:left="227" w:right="0" w:hanging="0"/>
        <w:jc w:val="left"/>
        <w:rPr>
          <w:b/>
        </w:rPr>
      </w:pPr>
      <w:r>
        <w:rPr>
          <w:b/>
        </w:rPr>
        <w:t>Table 1. Statistics measured during simulations</w:t>
      </w:r>
    </w:p>
    <w:p>
      <w:pPr>
        <w:pStyle w:val="Normal"/>
        <w:spacing w:lineRule="auto" w:line="360"/>
        <w:rPr>
          <w:b/>
        </w:rPr>
      </w:pPr>
      <w:r>
        <w:rPr>
          <w:b/>
        </w:rPr>
        <w:drawing>
          <wp:anchor behindDoc="0" distT="0" distB="0" distL="0" distR="0" simplePos="0" locked="0" layoutInCell="1" allowOverlap="1" relativeHeight="29">
            <wp:simplePos x="0" y="0"/>
            <wp:positionH relativeFrom="column">
              <wp:align>center</wp:align>
            </wp:positionH>
            <wp:positionV relativeFrom="paragraph">
              <wp:align>top</wp:align>
            </wp:positionV>
            <wp:extent cx="5487035" cy="288417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tretch>
                      <a:fillRect/>
                    </a:stretch>
                  </pic:blipFill>
                  <pic:spPr bwMode="auto">
                    <a:xfrm>
                      <a:off x="0" y="0"/>
                      <a:ext cx="5487035" cy="2884170"/>
                    </a:xfrm>
                    <a:prstGeom prst="rect">
                      <a:avLst/>
                    </a:prstGeom>
                    <a:noFill/>
                    <a:ln w="9525">
                      <a:noFill/>
                      <a:miter lim="800000"/>
                      <a:headEnd/>
                      <a:tailEnd/>
                    </a:ln>
                  </pic:spPr>
                </pic:pic>
              </a:graphicData>
            </a:graphic>
          </wp:anchor>
        </w:drawing>
      </w:r>
    </w:p>
    <w:p>
      <w:pPr>
        <w:pStyle w:val="Normal"/>
        <w:pageBreakBefore/>
        <w:spacing w:lineRule="auto" w:line="360"/>
        <w:rPr>
          <w:b/>
        </w:rPr>
      </w:pPr>
      <w:r>
        <w:rPr>
          <w:b/>
        </w:rPr>
        <w:t>Figures</w:t>
      </w:r>
    </w:p>
    <w:p>
      <w:pPr>
        <w:pStyle w:val="Normal"/>
        <w:pageBreakBefore/>
        <w:spacing w:lineRule="auto" w:line="360"/>
        <w:rPr/>
      </w:pPr>
      <w:r>
        <w:rPr/>
        <w:drawing>
          <wp:anchor behindDoc="0" distT="0" distB="0" distL="0" distR="0" simplePos="0" locked="0" layoutInCell="1" allowOverlap="1" relativeHeight="28">
            <wp:simplePos x="0" y="0"/>
            <wp:positionH relativeFrom="column">
              <wp:align>center</wp:align>
            </wp:positionH>
            <wp:positionV relativeFrom="paragraph">
              <wp:align>top</wp:align>
            </wp:positionV>
            <wp:extent cx="5759450" cy="452183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tretch>
                      <a:fillRect/>
                    </a:stretch>
                  </pic:blipFill>
                  <pic:spPr bwMode="auto">
                    <a:xfrm>
                      <a:off x="0" y="0"/>
                      <a:ext cx="5759450" cy="4521835"/>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1: effect of migration and extinction rates on female allocation</w:t>
      </w:r>
    </w:p>
    <w:p>
      <w:pPr>
        <w:pStyle w:val="Normal"/>
        <w:spacing w:lineRule="auto" w:line="360"/>
        <w:jc w:val="both"/>
        <w:rPr/>
      </w:pPr>
      <w:r>
        <w:rPr/>
        <w:t xml:space="preserve">Migration rates are shown along the x-axis. </w:t>
      </w:r>
      <w:r>
        <w:rPr/>
        <w:commentReference w:id="0"/>
      </w:r>
    </w:p>
    <w:p>
      <w:pPr>
        <w:pStyle w:val="Normal"/>
        <w:spacing w:lineRule="auto" w:line="360"/>
        <w:jc w:val="both"/>
        <w:rPr/>
      </w:pPr>
      <w:r>
        <w:rPr/>
        <w:t xml:space="preserve">Extinction rates are shown along the y-axis. </w:t>
      </w:r>
      <w:r>
        <w:rPr/>
        <w:commentReference w:id="1"/>
      </w:r>
    </w:p>
    <w:p>
      <w:pPr>
        <w:pStyle w:val="Normal"/>
        <w:spacing w:lineRule="auto" w:line="360"/>
        <w:jc w:val="both"/>
        <w:rPr/>
      </w:pPr>
      <w:r>
        <w:rPr/>
        <w:t>Colours show the average female allocation measured over the metapopulation at the end of simulations, in a scale lying from 0.5 (white: 50% of female allocation) to 1 (black: 100% of female allocation).</w:t>
      </w:r>
      <w:commentRangeEnd w:id="2"/>
      <w:r>
        <w:rPr/>
      </w:r>
      <w:r>
        <w:rPr/>
        <w:commentReference w:id="2"/>
      </w:r>
    </w:p>
    <w:p>
      <w:pPr>
        <w:pStyle w:val="Normal"/>
        <w:spacing w:lineRule="auto" w:line="360"/>
        <w:jc w:val="both"/>
        <w:rPr/>
      </w:pPr>
      <w:r>
        <w:rPr/>
      </w:r>
    </w:p>
    <w:p>
      <w:pPr>
        <w:pStyle w:val="Normal"/>
        <w:pageBreakBefore/>
        <w:spacing w:lineRule="auto" w:line="360"/>
        <w:rPr/>
      </w:pPr>
      <w:r>
        <w:rPr/>
        <w:drawing>
          <wp:anchor behindDoc="0" distT="0" distB="0" distL="0" distR="0" simplePos="0" locked="0" layoutInCell="1" allowOverlap="1" relativeHeight="0">
            <wp:simplePos x="0" y="0"/>
            <wp:positionH relativeFrom="column">
              <wp:posOffset>1270</wp:posOffset>
            </wp:positionH>
            <wp:positionV relativeFrom="paragraph">
              <wp:posOffset>95250</wp:posOffset>
            </wp:positionV>
            <wp:extent cx="2727960" cy="679196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tretch>
                      <a:fillRect/>
                    </a:stretch>
                  </pic:blipFill>
                  <pic:spPr bwMode="auto">
                    <a:xfrm>
                      <a:off x="0" y="0"/>
                      <a:ext cx="2727960" cy="679196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2: relations between female allocation and descriptive statistics in population genetics at neutral markers.</w:t>
      </w:r>
    </w:p>
    <w:p>
      <w:pPr>
        <w:pStyle w:val="Normal"/>
        <w:spacing w:lineRule="auto" w:line="360"/>
        <w:jc w:val="left"/>
        <w:rPr/>
      </w:pPr>
      <w:r>
        <w:rPr/>
        <w:t>The x-axis shows the measured female allocation at the end of simulations described in figure 1-A.</w:t>
      </w:r>
    </w:p>
    <w:p>
      <w:pPr>
        <w:pStyle w:val="Normal"/>
        <w:spacing w:lineRule="auto" w:line="360"/>
        <w:jc w:val="left"/>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r>
      <w:ins w:id="0" w:author="Auteur inconnu" w:date="2016-07-12T15:17:00Z">
        <w:r>
          <w:rPr/>
          <w:t>.</w:t>
          <w:br/>
        </w:r>
      </w:ins>
      <w:ins w:id="1" w:author="Auteur inconnu" w:date="2016-07-12T15:18:00Z">
        <w:r>
          <w:rPr/>
          <w:t xml:space="preserve">Each points represent a 5% quantile of the female allocation along the x-axis, and the mean descriptive statistics </w:t>
        </w:r>
      </w:ins>
      <w:ins w:id="2" w:author="Auteur inconnu" w:date="2016-07-12T15:19:00Z">
        <w:r>
          <w:rPr/>
          <w:t>within each 5% quantile along th e y-axis. Vertical bars represent the standard deviation of the</w:t>
        </w:r>
      </w:ins>
      <w:ins w:id="3" w:author="Auteur inconnu" w:date="2016-07-12T15:20:00Z">
        <w:r>
          <w:rPr/>
          <w:t xml:space="preserve"> descriptive statistics within each 5% quantile.</w:t>
        </w:r>
      </w:ins>
    </w:p>
    <w:p>
      <w:pPr>
        <w:pStyle w:val="Normal"/>
        <w:spacing w:lineRule="auto" w:line="360"/>
        <w:jc w:val="left"/>
        <w:rPr/>
      </w:pPr>
      <w:ins w:id="4" w:author="Auteur inconnu" w:date="2016-07-12T15:20:00Z">
        <w:r>
          <w:rPr/>
          <w:t xml:space="preserve">The red line represents the loess regression </w:t>
        </w:r>
      </w:ins>
      <w:ins w:id="5" w:author="Auteur inconnu" w:date="2016-07-12T15:21:00Z">
        <w:r>
          <w:rPr/>
          <w:t>between female allocation and descriptive statistics.</w:t>
        </w:r>
      </w:ins>
    </w:p>
    <w:p>
      <w:pPr>
        <w:pStyle w:val="Normal"/>
        <w:pageBreakBefore/>
        <w:spacing w:lineRule="auto" w:line="360"/>
        <w:jc w:val="both"/>
        <w:rPr/>
      </w:pPr>
      <w:r>
        <w:rPr/>
      </w:r>
    </w:p>
    <w:p>
      <w:pPr>
        <w:pStyle w:val="Normal"/>
        <w:spacing w:lineRule="auto" w:line="360"/>
        <w:jc w:val="both"/>
        <w:rPr/>
      </w:pPr>
      <w:r>
        <w:rPr/>
      </w:r>
    </w:p>
    <w:p>
      <w:pPr>
        <w:pStyle w:val="Normal"/>
        <w:spacing w:lineRule="auto" w:line="360"/>
        <w:jc w:val="both"/>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144010" cy="5859780"/>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4144010" cy="5859780"/>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Cs/>
        </w:rPr>
      </w:pPr>
      <w:r>
        <w:rPr>
          <w:b/>
          <w:bCs/>
        </w:rPr>
        <w:t>Figure 3: female allocation in a metapopulation as a function of the migration rate and the base selfing rate of individuals</w:t>
      </w:r>
    </w:p>
    <w:p>
      <w:pPr>
        <w:pStyle w:val="Normal"/>
        <w:spacing w:lineRule="auto" w:line="360"/>
        <w:jc w:val="both"/>
        <w:rPr/>
      </w:pPr>
      <w:r>
        <w:rPr/>
        <w:t>The x-axis represent the immigration rates expressed as the mean percentage of individuals coming from random demes in the metapopulation per generation.</w:t>
      </w:r>
    </w:p>
    <w:p>
      <w:pPr>
        <w:pStyle w:val="Normal"/>
        <w:spacing w:lineRule="auto" w:line="360"/>
        <w:jc w:val="both"/>
        <w:rPr/>
      </w:pPr>
      <w:r>
        <w:rPr/>
        <w:t>The y-axis represent the measured female allocation at the end of simulations.</w:t>
      </w:r>
    </w:p>
    <w:p>
      <w:pPr>
        <w:pStyle w:val="Normal"/>
        <w:spacing w:lineRule="auto" w:line="360"/>
        <w:jc w:val="both"/>
        <w:rPr/>
      </w:pPr>
      <w:r>
        <w:rPr/>
        <w:t>Dots are represent the average over three independent replicates. Variation over replicates was very small, so that error bars are not shown.</w:t>
      </w:r>
    </w:p>
    <w:p>
      <w:pPr>
        <w:pStyle w:val="Normal"/>
        <w:spacing w:lineRule="auto" w:line="360"/>
        <w:jc w:val="both"/>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pacing w:lineRule="auto" w:line="360"/>
        <w:jc w:val="both"/>
        <w:rPr/>
      </w:pPr>
      <w:r>
        <w:rPr/>
        <w:t>Female allocation is shown when extinction rates are fixed to 0 (panel A) and 0.3 (panel B).</w:t>
      </w:r>
    </w:p>
    <w:p>
      <w:pPr>
        <w:pStyle w:val="Normal"/>
        <w:spacing w:lineRule="auto" w:line="360"/>
        <w:jc w:val="both"/>
        <w:rPr/>
      </w:pPr>
      <w:ins w:id="6" w:author="Auteur inconnu" w:date="2016-07-12T16:07:00Z">
        <w:r>
          <w:rPr/>
          <w:t>Dashed horizontal line shows female allocation of 50%.</w:t>
        </w:r>
      </w:ins>
    </w:p>
    <w:p>
      <w:pPr>
        <w:pStyle w:val="Normal"/>
        <w:spacing w:lineRule="auto" w:line="360"/>
        <w:jc w:val="both"/>
        <w:rPr/>
      </w:pPr>
      <w:r>
        <w:rPr/>
      </w:r>
    </w:p>
    <w:p>
      <w:pPr>
        <w:pStyle w:val="Normal"/>
        <w:pageBreakBefore/>
        <w:spacing w:lineRule="auto" w:line="360"/>
        <w:jc w:val="both"/>
        <w:rPr>
          <w:b/>
          <w:bCs/>
        </w:rPr>
      </w:pPr>
      <w:r>
        <w:rPr>
          <w:b/>
          <w:bCs/>
        </w:rPr>
        <w:t>Supplementary information</w:t>
      </w:r>
    </w:p>
    <w:p>
      <w:pPr>
        <w:pStyle w:val="Normal"/>
        <w:pageBreakBefore/>
        <w:spacing w:lineRule="auto" w:line="360"/>
        <w:jc w:val="both"/>
        <w:rPr/>
      </w:pPr>
      <w:r>
        <w:rPr/>
        <w:drawing>
          <wp:anchor behindDoc="0" distT="0" distB="0" distL="0" distR="0" simplePos="0" locked="0" layoutInCell="1" allowOverlap="1" relativeHeight="2">
            <wp:simplePos x="0" y="0"/>
            <wp:positionH relativeFrom="column">
              <wp:posOffset>-452755</wp:posOffset>
            </wp:positionH>
            <wp:positionV relativeFrom="paragraph">
              <wp:align>top</wp:align>
            </wp:positionV>
            <wp:extent cx="6657975" cy="375475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7"/>
                    <a:stretch>
                      <a:fillRect/>
                    </a:stretch>
                  </pic:blipFill>
                  <pic:spPr bwMode="auto">
                    <a:xfrm>
                      <a:off x="0" y="0"/>
                      <a:ext cx="6657975" cy="3754755"/>
                    </a:xfrm>
                    <a:prstGeom prst="rect">
                      <a:avLst/>
                    </a:prstGeom>
                    <a:noFill/>
                    <a:ln w="9525">
                      <a:noFill/>
                      <a:miter lim="800000"/>
                      <a:headEnd/>
                      <a:tailEnd/>
                    </a:ln>
                  </pic:spPr>
                </pic:pic>
              </a:graphicData>
            </a:graphic>
          </wp:anchor>
        </w:drawing>
      </w:r>
    </w:p>
    <w:p>
      <w:pPr>
        <w:pStyle w:val="Normal"/>
        <w:spacing w:lineRule="auto" w:line="360"/>
        <w:jc w:val="both"/>
        <w:rPr>
          <w:b/>
          <w:bCs/>
        </w:rPr>
      </w:pPr>
      <w:r>
        <w:rPr>
          <w:b/>
          <w:bCs/>
        </w:rPr>
        <w:t>Figure S1: ability of simulations to produce expected F</w:t>
      </w:r>
      <w:r>
        <w:rPr>
          <w:b/>
          <w:bCs/>
          <w:vertAlign w:val="subscript"/>
        </w:rPr>
        <w:t>ST</w:t>
      </w:r>
      <w:r>
        <w:rPr>
          <w:b/>
          <w:bCs/>
        </w:rPr>
        <w:t xml:space="preserve"> values.</w:t>
      </w:r>
    </w:p>
    <w:p>
      <w:pPr>
        <w:pStyle w:val="Normal"/>
        <w:spacing w:lineRule="auto" w:line="360"/>
        <w:jc w:val="both"/>
        <w:rPr/>
      </w:pPr>
      <w:r>
        <w:rPr/>
        <w:t>The migration rate is expressed as the mean percentage of individuals coming from random demes in the metapopulation per generation.</w:t>
      </w:r>
    </w:p>
    <w:p>
      <w:pPr>
        <w:pStyle w:val="Normal"/>
        <w:spacing w:lineRule="auto" w:line="360"/>
        <w:jc w:val="both"/>
        <w:rPr/>
      </w:pPr>
      <w:r>
        <w:rPr/>
        <w:t>The extinction rate is expressed as the mean probability for a deme to become extinct and recolonized per generation.</w:t>
      </w:r>
    </w:p>
    <w:p>
      <w:pPr>
        <w:pStyle w:val="Normal"/>
        <w:spacing w:lineRule="auto" w:line="360"/>
        <w:jc w:val="both"/>
        <w:rPr/>
      </w:pPr>
      <w:r>
        <w:rPr/>
        <w:t>Here, the number of colonizers is fixed to k = 1.</w:t>
      </w:r>
    </w:p>
    <w:p>
      <w:pPr>
        <w:pStyle w:val="Normal"/>
        <w:spacing w:lineRule="auto" w:line="360"/>
        <w:jc w:val="both"/>
        <w:rPr/>
      </w:pPr>
      <w:r>
        <w:rPr/>
        <w:tab/>
      </w:r>
      <w:r>
        <w:rPr>
          <w:b/>
          <w:bCs/>
        </w:rPr>
        <w:t>A</w:t>
      </w:r>
      <w:ins w:id="7" w:author="Auteur inconnu" w:date="2016-07-13T09:23:00Z">
        <w:r>
          <w:rPr>
            <w:b/>
            <w:bCs/>
          </w:rPr>
          <w:t>, B</w:t>
        </w:r>
      </w:ins>
      <w:r>
        <w:rPr>
          <w:b/>
          <w:bCs/>
        </w:rPr>
        <w:t>.</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pacing w:lineRule="auto" w:line="360"/>
        <w:jc w:val="both"/>
        <w:rPr/>
      </w:pPr>
      <w:r>
        <w:rPr/>
        <w:tab/>
      </w:r>
      <w:ins w:id="8" w:author="Auteur inconnu" w:date="2016-07-13T09:23:00Z">
        <w:r>
          <w:rPr>
            <w:b/>
            <w:bCs/>
          </w:rPr>
          <w:t>C, D</w:t>
        </w:r>
      </w:ins>
      <w:del w:id="9" w:author="Auteur inconnu" w:date="2016-07-13T09:23:00Z">
        <w:r>
          <w:rPr>
            <w:b/>
            <w:bCs/>
          </w:rPr>
          <w:delText>B</w:delText>
        </w:r>
      </w:del>
      <w:r>
        <w:rPr>
          <w:b/>
          <w:bCs/>
        </w:rPr>
        <w:t>.</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pacing w:lineRule="auto" w:line="360"/>
        <w:jc w:val="both"/>
        <w:rPr/>
      </w:pPr>
      <w:r>
        <w:rPr/>
        <w:tab/>
      </w:r>
      <w:del w:id="10" w:author="Auteur inconnu" w:date="2016-07-13T09:23:00Z">
        <w:r>
          <w:rPr>
            <w:b/>
            <w:bCs/>
          </w:rPr>
          <w:delText>C</w:delText>
        </w:r>
      </w:del>
      <w:ins w:id="11" w:author="Auteur inconnu" w:date="2016-07-13T09:23:00Z">
        <w:r>
          <w:rPr>
            <w:b/>
            <w:bCs/>
          </w:rPr>
          <w:t>E, F</w:t>
        </w:r>
      </w:ins>
      <w:r>
        <w:rPr>
          <w:b/>
          <w:bCs/>
        </w:rPr>
        <w:t>.</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pacing w:lineRule="auto" w:line="360"/>
        <w:jc w:val="both"/>
        <w:rPr/>
      </w:pPr>
      <w:r>
        <w:rPr>
          <w:b/>
          <w:bCs/>
        </w:rPr>
        <w:tab/>
      </w:r>
      <w:del w:id="12" w:author="Auteur inconnu" w:date="2016-07-13T09:23:00Z">
        <w:r>
          <w:rPr>
            <w:b/>
            <w:bCs/>
          </w:rPr>
          <w:delText>D</w:delText>
        </w:r>
      </w:del>
      <w:ins w:id="13" w:author="Auteur inconnu" w:date="2016-07-13T09:23:00Z">
        <w:r>
          <w:rPr>
            <w:b/>
            <w:bCs/>
          </w:rPr>
          <w:t>G, H</w:t>
        </w:r>
      </w:ins>
      <w:r>
        <w:rPr>
          <w:b/>
          <w:bCs/>
        </w:rPr>
        <w:t>.</w:t>
      </w:r>
      <w:r>
        <w:rPr/>
        <w:t xml:space="preserve"> Distributions of residuals over 1,920 simulations (640 combinations of parameters replicated three times).</w:t>
      </w:r>
    </w:p>
    <w:p>
      <w:pPr>
        <w:pStyle w:val="Normal"/>
        <w:pageBreakBefore/>
        <w:spacing w:lineRule="auto" w:line="36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759450" cy="42862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8"/>
                    <a:stretch>
                      <a:fillRect/>
                    </a:stretch>
                  </pic:blipFill>
                  <pic:spPr bwMode="auto">
                    <a:xfrm>
                      <a:off x="0" y="0"/>
                      <a:ext cx="5759450" cy="4286250"/>
                    </a:xfrm>
                    <a:prstGeom prst="rect">
                      <a:avLst/>
                    </a:prstGeom>
                    <a:noFill/>
                    <a:ln w="9525">
                      <a:noFill/>
                      <a:miter lim="800000"/>
                      <a:headEnd/>
                      <a:tailEnd/>
                    </a:ln>
                  </pic:spPr>
                </pic:pic>
              </a:graphicData>
            </a:graphic>
          </wp:anchor>
        </w:drawing>
      </w:r>
    </w:p>
    <w:p>
      <w:pPr>
        <w:pStyle w:val="Normal"/>
        <w:spacing w:lineRule="auto" w:line="360"/>
        <w:jc w:val="both"/>
        <w:rPr>
          <w:b/>
          <w:bCs/>
        </w:rPr>
      </w:pPr>
      <w:ins w:id="14" w:author="Auteur inconnu" w:date="2016-07-14T10:28:00Z">
        <w:r>
          <w:rPr>
            <w:b/>
            <w:bCs/>
          </w:rPr>
          <w:t>Figure S2</w:t>
        </w:r>
      </w:ins>
      <w:ins w:id="15" w:author="Auteur inconnu" w:date="2016-07-14T10:29:00Z">
        <w:r>
          <w:rPr>
            <w:b/>
            <w:bCs/>
          </w:rPr>
          <w:t xml:space="preserve">: </w:t>
        </w:r>
      </w:ins>
      <w:ins w:id="16" w:author="Auteur inconnu" w:date="2016-07-14T10:31:00Z">
        <w:r>
          <w:rPr>
            <w:b/>
            <w:bCs/>
          </w:rPr>
          <w:t>effect</w:t>
        </w:r>
      </w:ins>
      <w:ins w:id="17" w:author="Auteur inconnu" w:date="2016-07-14T10:32:00Z">
        <w:r>
          <w:rPr>
            <w:b/>
            <w:bCs/>
          </w:rPr>
          <w:t xml:space="preserve"> of migration rate and extinction rate on female allocation.</w:t>
        </w:r>
      </w:ins>
    </w:p>
    <w:p>
      <w:pPr>
        <w:pStyle w:val="Normal"/>
        <w:spacing w:lineRule="auto" w:line="360"/>
        <w:jc w:val="both"/>
        <w:rPr>
          <w:b w:val="false"/>
          <w:bCs w:val="false"/>
        </w:rPr>
      </w:pPr>
      <w:ins w:id="18" w:author="Auteur inconnu" w:date="2016-07-14T10:32:00Z">
        <w:r>
          <w:rPr>
            <w:b w:val="false"/>
            <w:bCs w:val="false"/>
          </w:rPr>
          <w:t xml:space="preserve">Results are shown for k=1, k=2, k=3 and k=10 </w:t>
        </w:r>
      </w:ins>
      <w:ins w:id="19" w:author="Auteur inconnu" w:date="2016-07-14T10:33:00Z">
        <w:r>
          <w:rPr>
            <w:b w:val="false"/>
            <w:bCs w:val="false"/>
          </w:rPr>
          <w:t>colonizers making the propagule pool</w:t>
        </w:r>
      </w:ins>
      <w:ins w:id="20" w:author="Auteur inconnu" w:date="2016-07-14T10:34:00Z">
        <w:r>
          <w:rPr>
            <w:b w:val="false"/>
            <w:bCs w:val="false"/>
          </w:rPr>
          <w:t>.</w:t>
        </w:r>
      </w:ins>
    </w:p>
    <w:p>
      <w:pPr>
        <w:pStyle w:val="Normal"/>
        <w:pageBreakBefore/>
        <w:spacing w:lineRule="auto" w:line="360"/>
        <w:rPr>
          <w:b/>
          <w:bCs/>
        </w:rPr>
      </w:pPr>
      <w:r>
        <w:rPr>
          <w:b/>
          <w:bCs/>
        </w:rPr>
        <w:t>Figure S3: relations between statistics in population genetics at neutral markers and female allocation for different selfing rates.</w:t>
        <w:drawing>
          <wp:anchor behindDoc="0" distT="0" distB="0" distL="0" distR="0" simplePos="0" locked="0" layoutInCell="1" allowOverlap="1" relativeHeight="6">
            <wp:simplePos x="0" y="0"/>
            <wp:positionH relativeFrom="column">
              <wp:align>center</wp:align>
            </wp:positionH>
            <wp:positionV relativeFrom="paragraph">
              <wp:posOffset>0</wp:posOffset>
            </wp:positionV>
            <wp:extent cx="5758815" cy="885952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9"/>
                    <a:stretch>
                      <a:fillRect/>
                    </a:stretch>
                  </pic:blipFill>
                  <pic:spPr bwMode="auto">
                    <a:xfrm>
                      <a:off x="0" y="0"/>
                      <a:ext cx="5758815" cy="8859520"/>
                    </a:xfrm>
                    <a:prstGeom prst="rect">
                      <a:avLst/>
                    </a:prstGeom>
                    <a:noFill/>
                    <a:ln w="9525">
                      <a:noFill/>
                      <a:miter lim="800000"/>
                      <a:headEnd/>
                      <a:tailEnd/>
                    </a:ln>
                  </pic:spPr>
                </pic:pic>
              </a:graphicData>
            </a:graphic>
          </wp:anchor>
        </w:drawing>
      </w:r>
    </w:p>
    <w:p>
      <w:pPr>
        <w:pStyle w:val="Normal"/>
        <w:spacing w:lineRule="auto" w:line="360"/>
        <w:jc w:val="both"/>
        <w:rPr/>
      </w:pPr>
      <w:r>
        <w:rPr/>
        <w:t>For each individual graphic window, the x-axis shows the measured female allocation at the end of simulations.</w:t>
      </w:r>
    </w:p>
    <w:p>
      <w:pPr>
        <w:pStyle w:val="Normal"/>
        <w:spacing w:lineRule="auto" w:line="360"/>
        <w:jc w:val="both"/>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pacing w:lineRule="auto" w:line="360"/>
        <w:jc w:val="both"/>
        <w:rPr/>
      </w:pPr>
      <w:r>
        <w:rPr/>
        <w:t>Five different selfing rates were explored:</w:t>
      </w:r>
    </w:p>
    <w:p>
      <w:pPr>
        <w:pStyle w:val="Normal"/>
        <w:spacing w:lineRule="auto" w:line="360"/>
        <w:jc w:val="both"/>
        <w:rPr/>
      </w:pPr>
      <w:r>
        <w:rPr/>
        <w:t>First row of plots: selfing = 0.</w:t>
      </w:r>
    </w:p>
    <w:p>
      <w:pPr>
        <w:pStyle w:val="Normal"/>
        <w:spacing w:lineRule="auto" w:line="360"/>
        <w:jc w:val="both"/>
        <w:rPr/>
      </w:pPr>
      <w:r>
        <w:rPr/>
        <w:t>Second row of plots: selfing = 0.1</w:t>
      </w:r>
    </w:p>
    <w:p>
      <w:pPr>
        <w:pStyle w:val="Normal"/>
        <w:spacing w:lineRule="auto" w:line="360"/>
        <w:jc w:val="both"/>
        <w:rPr/>
      </w:pPr>
      <w:r>
        <w:rPr/>
        <w:t>Third row of plots: selfing = 0.5</w:t>
      </w:r>
    </w:p>
    <w:p>
      <w:pPr>
        <w:pStyle w:val="Normal"/>
        <w:spacing w:lineRule="auto" w:line="360"/>
        <w:jc w:val="both"/>
        <w:rPr/>
      </w:pPr>
      <w:r>
        <w:rPr/>
        <w:t>Fourth row of plots: selfing = 0.9</w:t>
      </w:r>
    </w:p>
    <w:p>
      <w:pPr>
        <w:pStyle w:val="Normal"/>
        <w:spacing w:lineRule="auto" w:line="360"/>
        <w:jc w:val="both"/>
        <w:rPr/>
      </w:pPr>
      <w:r>
        <w:rPr/>
        <w:t>Fifth row of plots: selfing = 1</w:t>
      </w:r>
    </w:p>
    <w:p>
      <w:pPr>
        <w:pStyle w:val="Normal"/>
        <w:spacing w:lineRule="auto" w:line="360"/>
        <w:jc w:val="left"/>
        <w:rPr/>
      </w:pPr>
      <w:r>
        <w:rPr/>
        <w:t xml:space="preserve">Each points represent a 5% quantile of the female allocation along the x-axis, and the </w:t>
      </w:r>
      <w:r>
        <w:rPr/>
        <w:t>averaged</w:t>
      </w:r>
      <w:r>
        <w:rPr/>
        <w:t xml:space="preserve"> descriptive statistics within each 5% quantile along the y-axis. Vertical bars represent the standard deviation of the descriptive statistics within each 5% quantile.</w:t>
      </w:r>
    </w:p>
    <w:p>
      <w:pPr>
        <w:pStyle w:val="Normal"/>
        <w:spacing w:lineRule="auto" w:line="360"/>
        <w:jc w:val="left"/>
        <w:rPr/>
      </w:pPr>
      <w:r>
        <w:rPr/>
        <w:t>The red line represents the loess regression between female allocation and descriptive statistics.</w:t>
      </w:r>
    </w:p>
    <w:p>
      <w:pPr>
        <w:pStyle w:val="Normal"/>
        <w:pageBreakBefore/>
        <w:spacing w:lineRule="auto" w:line="360"/>
        <w:jc w:val="both"/>
        <w:rPr>
          <w:b/>
          <w:bCs/>
        </w:rPr>
      </w:pPr>
      <w:r>
        <w:rPr>
          <w:b/>
          <w:bCs/>
        </w:rPr>
        <w:t>Figure S4: relation between migration rate and 7 statistics in population genetics at neutral markers for k = 1 colonizer</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575945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759450" cy="2976245"/>
                    </a:xfrm>
                    <a:prstGeom prst="rect">
                      <a:avLst/>
                    </a:prstGeom>
                    <a:noFill/>
                    <a:ln w="9525">
                      <a:noFill/>
                      <a:miter lim="800000"/>
                      <a:headEnd/>
                      <a:tailEnd/>
                    </a:ln>
                  </pic:spPr>
                </pic:pic>
              </a:graphicData>
            </a:graphic>
          </wp:anchor>
        </w:drawing>
      </w:r>
    </w:p>
    <w:p>
      <w:pPr>
        <w:pStyle w:val="Normal"/>
        <w:pageBreakBefore/>
        <w:spacing w:lineRule="auto" w:line="360"/>
        <w:jc w:val="both"/>
        <w:rPr>
          <w:b/>
          <w:bCs/>
        </w:rPr>
      </w:pPr>
      <w:r>
        <w:rPr>
          <w:b/>
          <w:bCs/>
        </w:rPr>
        <w:t>Figure S5: relation between migration rate and 7 statistics in population genetics at neutral markers for k = 10 colonizers</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5759450" cy="297624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759450" cy="2976245"/>
                    </a:xfrm>
                    <a:prstGeom prst="rect">
                      <a:avLst/>
                    </a:prstGeom>
                    <a:noFill/>
                    <a:ln w="9525">
                      <a:noFill/>
                      <a:miter lim="800000"/>
                      <a:headEnd/>
                      <a:tailEnd/>
                    </a:ln>
                  </pic:spPr>
                </pic:pic>
              </a:graphicData>
            </a:graphic>
          </wp:anchor>
        </w:drawing>
      </w:r>
    </w:p>
    <w:sectPr>
      <w:headerReference w:type="default" r:id="rId12"/>
      <w:footerReference w:type="default" r:id="rId13"/>
      <w:type w:val="nextPage"/>
      <w:pgSz w:w="11906" w:h="16838"/>
      <w:pgMar w:left="1418" w:right="1418" w:header="1134" w:top="2107"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ohn Pannell" w:date="2016-07-08T12:36:00Z" w:initials="JP">
    <w:p>
      <w:r>
        <w:rPr/>
        <w:t xml:space="preserve">I don’t think we need this info in the figure legend. </w:t>
      </w:r>
    </w:p>
  </w:comment>
  <w:comment w:id="1" w:author="John Pannell" w:date="2016-07-08T12:37:00Z" w:initials="JP">
    <w:p>
      <w:r>
        <w:rPr/>
        <w:t xml:space="preserve">Ditto. These are things that can be mentioned in the Methods, at most. </w:t>
      </w:r>
    </w:p>
  </w:comment>
  <w:comment w:id="2" w:author="John Pannell" w:date="2016-07-08T12:40:00Z" w:initials="JP">
    <w:p>
      <w:r>
        <w:rPr/>
        <w:t xml:space="preserve">If it is not too much trouble, it would be interesting to consider k&gt;1 for propagule-pool migration, i.e., when all immigrants into a deme are drawn from the same (randomly chosen) other deme. I expect that the results would then be rather different. The case is biologically relevant, too, I think. I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Times new roman">
    <w:charset w:val="01"/>
    <w:family w:val="roman"/>
    <w:pitch w:val="default"/>
  </w:font>
  <w:font w:name="arial">
    <w:altName w:val="sans-serif"/>
    <w:charset w:val="01"/>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ind w:left="0" w:right="360" w:hanging="0"/>
      <w:rPr/>
    </w:pPr>
    <w:r>
      <w:rPr/>
    </w:r>
    <w:r>
      <w:pict>
        <v:rect fillcolor="#FFFFFF" stroked="f" strokeweight="0pt" style="position:absolute;width:12pt;height:27.55pt;mso-wrap-distance-left:0pt;mso-wrap-distance-right:0pt;mso-wrap-distance-top:0pt;mso-wrap-distance-bottom:0pt;margin-top:0.05pt;margin-left:512.35pt">
          <v:fill opacity="0f"/>
          <v:textbox inset="0in,0in,0in,0in">
            <w:txbxContent>
              <w:p>
                <w:pPr>
                  <w:pStyle w:val="Pieddepage"/>
                  <w:rPr/>
                </w:pPr>
                <w:r>
                  <w:rPr/>
                  <w:fldChar w:fldCharType="begin"/>
                </w:r>
                <w:r>
                  <w:instrText> PAGE </w:instrText>
                </w:r>
                <w:r>
                  <w:fldChar w:fldCharType="separate"/>
                </w:r>
                <w:r>
                  <w:t>14</w:t>
                </w:r>
                <w:r>
                  <w:fldChar w:fldCharType="end"/>
                </w:r>
              </w:p>
              <w:p>
                <w:pPr>
                  <w:pStyle w:val="Pieddepage"/>
                  <w:rPr/>
                </w:pPr>
                <w:r>
                  <w:rPr/>
                </w:r>
              </w:p>
            </w:txbxContent>
          </v:textbox>
          <w10:wrap type="square"/>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Entte"/>
      <w:rPr/>
    </w:pPr>
    <w:r>
      <w:rPr/>
    </w:r>
  </w:p>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isplayBackgroundShape/>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Times New Roman" w:hAnsi="Times New Roman" w:eastAsia="Times New Roman" w:cs="Times New Roman"/>
      <w:color w:val="00000A"/>
      <w:sz w:val="20"/>
      <w:szCs w:val="20"/>
      <w:lang w:val="en-GB" w:eastAsia="en-US" w:bidi="ar-SA"/>
    </w:rPr>
  </w:style>
  <w:style w:type="paragraph" w:styleId="Titre1">
    <w:name w:val="Titre 1"/>
    <w:qFormat/>
    <w:basedOn w:val="Normal"/>
    <w:next w:val="Normal"/>
    <w:pPr>
      <w:keepNext/>
      <w:outlineLvl w:val="0"/>
    </w:pPr>
    <w:rPr>
      <w:b/>
      <w:bCs/>
    </w:rPr>
  </w:style>
  <w:style w:type="paragraph" w:styleId="Titre2">
    <w:name w:val="Titre 2"/>
    <w:qFormat/>
    <w:basedOn w:val="Normal"/>
    <w:next w:val="Normal"/>
    <w:pPr>
      <w:keepNext/>
      <w:spacing w:lineRule="auto" w:line="360"/>
      <w:outlineLvl w:val="1"/>
    </w:pPr>
    <w:rPr>
      <w:i/>
      <w:iCs/>
    </w:rPr>
  </w:style>
  <w:style w:type="paragraph" w:styleId="Titre3">
    <w:name w:val="Titre 3"/>
    <w:qFormat/>
    <w:basedOn w:val="Normal"/>
    <w:next w:val="Normal"/>
    <w:pPr>
      <w:keepNext/>
      <w:spacing w:lineRule="auto" w:line="360"/>
      <w:outlineLvl w:val="2"/>
    </w:pPr>
    <w:rPr>
      <w:u w:val="single"/>
    </w:rPr>
  </w:style>
  <w:style w:type="character" w:styleId="DefaultParagraphFont" w:default="1">
    <w:name w:val="Default Paragraph Font"/>
    <w:uiPriority w:val="1"/>
    <w:semiHidden/>
    <w:unhideWhenUsed/>
    <w:rPr/>
  </w:style>
  <w:style w:type="character" w:styleId="WW8Num1z0" w:customStyle="1">
    <w:name w:val="WW8Num1z0"/>
    <w:rPr>
      <w:rFonts w:ascii="Symbol" w:hAnsi="Symbol" w:cs="Symbol"/>
    </w:rPr>
  </w:style>
  <w:style w:type="character" w:styleId="WW8Num1z1" w:customStyle="1">
    <w:name w:val="WW8Num1z1"/>
    <w:rPr>
      <w:rFonts w:ascii="Courier New" w:hAnsi="Courier New" w:cs="Courier New"/>
    </w:rPr>
  </w:style>
  <w:style w:type="character" w:styleId="WW8Num1z2" w:customStyle="1">
    <w:name w:val="WW8Num1z2"/>
    <w:rPr>
      <w:rFonts w:ascii="Wingdings" w:hAnsi="Wingdings" w:cs="Wingdings"/>
    </w:rPr>
  </w:style>
  <w:style w:type="character" w:styleId="WW8Num2z0" w:customStyle="1">
    <w:name w:val="WW8Num2z0"/>
    <w:rPr/>
  </w:style>
  <w:style w:type="character" w:styleId="WW8Num2z1" w:customStyle="1">
    <w:name w:val="WW8Num2z1"/>
    <w:rPr/>
  </w:style>
  <w:style w:type="character" w:styleId="WW8Num2z2" w:customStyle="1">
    <w:name w:val="WW8Num2z2"/>
    <w:rPr>
      <w:rFonts w:ascii="Symbol" w:hAnsi="Symbol" w:cs="Symbol"/>
    </w:rPr>
  </w:style>
  <w:style w:type="character" w:styleId="WW8Num2z3" w:customStyle="1">
    <w:name w:val="WW8Num2z3"/>
    <w:rPr/>
  </w:style>
  <w:style w:type="character" w:styleId="WW8Num2z4" w:customStyle="1">
    <w:name w:val="WW8Num2z4"/>
    <w:rPr/>
  </w:style>
  <w:style w:type="character" w:styleId="WW8Num2z5" w:customStyle="1">
    <w:name w:val="WW8Num2z5"/>
    <w:rPr/>
  </w:style>
  <w:style w:type="character" w:styleId="WW8Num2z6" w:customStyle="1">
    <w:name w:val="WW8Num2z6"/>
    <w:rPr/>
  </w:style>
  <w:style w:type="character" w:styleId="WW8Num2z7" w:customStyle="1">
    <w:name w:val="WW8Num2z7"/>
    <w:rPr/>
  </w:style>
  <w:style w:type="character" w:styleId="WW8Num2z8" w:customStyle="1">
    <w:name w:val="WW8Num2z8"/>
    <w:rPr/>
  </w:style>
  <w:style w:type="character" w:styleId="WW8Num3z0" w:customStyle="1">
    <w:name w:val="WW8Num3z0"/>
    <w:rPr>
      <w:rFonts w:ascii="Symbol" w:hAnsi="Symbol" w:cs="Symbol"/>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4z0" w:customStyle="1">
    <w:name w:val="WW8Num4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5z0" w:customStyle="1">
    <w:name w:val="WW8Num5z0"/>
    <w:rPr/>
  </w:style>
  <w:style w:type="character" w:styleId="WW8Num5z1" w:customStyle="1">
    <w:name w:val="WW8Num5z1"/>
    <w:rPr/>
  </w:style>
  <w:style w:type="character" w:styleId="WW8Num5z2" w:customStyle="1">
    <w:name w:val="WW8Num5z2"/>
    <w:rPr/>
  </w:style>
  <w:style w:type="character" w:styleId="WW8Num5z3" w:customStyle="1">
    <w:name w:val="WW8Num5z3"/>
    <w:rPr/>
  </w:style>
  <w:style w:type="character" w:styleId="WW8Num5z4" w:customStyle="1">
    <w:name w:val="WW8Num5z4"/>
    <w:rPr/>
  </w:style>
  <w:style w:type="character" w:styleId="WW8Num5z5" w:customStyle="1">
    <w:name w:val="WW8Num5z5"/>
    <w:rPr/>
  </w:style>
  <w:style w:type="character" w:styleId="WW8Num5z6" w:customStyle="1">
    <w:name w:val="WW8Num5z6"/>
    <w:rPr/>
  </w:style>
  <w:style w:type="character" w:styleId="WW8Num5z7" w:customStyle="1">
    <w:name w:val="WW8Num5z7"/>
    <w:rPr/>
  </w:style>
  <w:style w:type="character" w:styleId="WW8Num5z8" w:customStyle="1">
    <w:name w:val="WW8Num5z8"/>
    <w:rPr/>
  </w:style>
  <w:style w:type="character" w:styleId="WW8Num6z0" w:customStyle="1">
    <w:name w:val="WW8Num6z0"/>
    <w:rPr>
      <w:rFonts w:ascii="Symbol" w:hAnsi="Symbol" w:cs="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7z0" w:customStyle="1">
    <w:name w:val="WW8Num7z0"/>
    <w:rPr>
      <w:rFonts w:ascii="Symbol" w:hAnsi="Symbol" w:cs="Symbol"/>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8z0" w:customStyle="1">
    <w:name w:val="WW8Num8z0"/>
    <w:rPr>
      <w:rFonts w:ascii="Symbol" w:hAnsi="Symbol" w:cs="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cs="Wingdings"/>
    </w:rPr>
  </w:style>
  <w:style w:type="character" w:styleId="WW8Num9z0" w:customStyle="1">
    <w:name w:val="WW8Num9z0"/>
    <w:rPr>
      <w:rFonts w:ascii="Symbol" w:hAnsi="Symbol" w:cs="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cs="Wingdings"/>
    </w:rPr>
  </w:style>
  <w:style w:type="character" w:styleId="WW8Num10z0" w:customStyle="1">
    <w:name w:val="WW8Num10z0"/>
    <w:rPr/>
  </w:style>
  <w:style w:type="character" w:styleId="WW8Num10z1" w:customStyle="1">
    <w:name w:val="WW8Num10z1"/>
    <w:rPr/>
  </w:style>
  <w:style w:type="character" w:styleId="WW8Num10z2" w:customStyle="1">
    <w:name w:val="WW8Num10z2"/>
    <w:rPr/>
  </w:style>
  <w:style w:type="character" w:styleId="WW8Num10z3" w:customStyle="1">
    <w:name w:val="WW8Num10z3"/>
    <w:rPr/>
  </w:style>
  <w:style w:type="character" w:styleId="WW8Num10z4" w:customStyle="1">
    <w:name w:val="WW8Num10z4"/>
    <w:rPr/>
  </w:style>
  <w:style w:type="character" w:styleId="WW8Num10z5" w:customStyle="1">
    <w:name w:val="WW8Num10z5"/>
    <w:rPr/>
  </w:style>
  <w:style w:type="character" w:styleId="WW8Num10z6" w:customStyle="1">
    <w:name w:val="WW8Num10z6"/>
    <w:rPr/>
  </w:style>
  <w:style w:type="character" w:styleId="WW8Num10z7" w:customStyle="1">
    <w:name w:val="WW8Num10z7"/>
    <w:rPr/>
  </w:style>
  <w:style w:type="character" w:styleId="WW8Num10z8" w:customStyle="1">
    <w:name w:val="WW8Num10z8"/>
    <w:rPr/>
  </w:style>
  <w:style w:type="character" w:styleId="Pagenumber">
    <w:name w:val="page number"/>
    <w:rPr/>
  </w:style>
  <w:style w:type="character" w:styleId="Annotationreference">
    <w:name w:val="annotation reference"/>
    <w:uiPriority w:val="99"/>
    <w:semiHidden/>
    <w:unhideWhenUsed/>
    <w:rsid w:val="00e3095f"/>
    <w:basedOn w:val="DefaultParagraphFont"/>
    <w:rPr>
      <w:sz w:val="18"/>
      <w:szCs w:val="18"/>
    </w:rPr>
  </w:style>
  <w:style w:type="character" w:styleId="CommentTextChar" w:customStyle="1">
    <w:name w:val="Comment Text Char"/>
    <w:uiPriority w:val="99"/>
    <w:semiHidden/>
    <w:link w:val="CommentText"/>
    <w:rsid w:val="00e3095f"/>
    <w:basedOn w:val="DefaultParagraphFont"/>
    <w:rPr>
      <w:sz w:val="24"/>
      <w:szCs w:val="24"/>
    </w:rPr>
  </w:style>
  <w:style w:type="character" w:styleId="CommentSubjectChar" w:customStyle="1">
    <w:name w:val="Comment Subject Char"/>
    <w:uiPriority w:val="99"/>
    <w:semiHidden/>
    <w:link w:val="CommentSubject"/>
    <w:rsid w:val="00e3095f"/>
    <w:basedOn w:val="CommentTextChar"/>
    <w:rPr>
      <w:b/>
      <w:bCs/>
      <w:sz w:val="24"/>
      <w:szCs w:val="24"/>
    </w:rPr>
  </w:style>
  <w:style w:type="character" w:styleId="BalloonTextChar" w:customStyle="1">
    <w:name w:val="Balloon Text Char"/>
    <w:uiPriority w:val="99"/>
    <w:semiHidden/>
    <w:link w:val="BalloonText"/>
    <w:rsid w:val="00e3095f"/>
    <w:basedOn w:val="DefaultParagraphFont"/>
    <w:rPr>
      <w:rFonts w:ascii="Lucida Grande" w:hAnsi="Lucida Grande" w:cs="Lucida Grande"/>
      <w:sz w:val="18"/>
      <w:szCs w:val="18"/>
    </w:rPr>
  </w:style>
  <w:style w:type="character" w:styleId="ListLabel1">
    <w:name w:val="ListLabel 1"/>
    <w:rPr>
      <w:rFonts w:cs="Symbol"/>
    </w:rPr>
  </w:style>
  <w:style w:type="character" w:styleId="ListLabel2">
    <w:name w:val="ListLabel 2"/>
    <w:rPr>
      <w:rFonts w:cs="Symbol"/>
    </w:rPr>
  </w:style>
  <w:style w:type="character" w:styleId="LienInternet">
    <w:name w:val="Lien Internet"/>
    <w:rPr>
      <w:color w:val="000080"/>
      <w:u w:val="single"/>
      <w:lang w:val="zxx" w:eastAsia="zxx" w:bidi="zxx"/>
    </w:rPr>
  </w:style>
  <w:style w:type="paragraph" w:styleId="Titre" w:customStyle="1">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
    <w:name w:val="caption"/>
    <w:qFormat/>
    <w:basedOn w:val="Normal"/>
    <w:pPr>
      <w:suppressLineNumbers/>
      <w:spacing w:before="120" w:after="120"/>
    </w:pPr>
    <w:rPr/>
  </w:style>
  <w:style w:type="paragraph" w:styleId="Pieddepage">
    <w:name w:val="Pied de page"/>
    <w:basedOn w:val="Normal"/>
    <w:pPr>
      <w:tabs>
        <w:tab w:val="center" w:pos="4153" w:leader="none"/>
        <w:tab w:val="right" w:pos="8306" w:leader="none"/>
      </w:tabs>
    </w:pPr>
    <w:rPr/>
  </w:style>
  <w:style w:type="paragraph" w:styleId="Aug" w:customStyle="1">
    <w:name w:val="aug"/>
    <w:basedOn w:val="Normal"/>
    <w:pPr>
      <w:spacing w:lineRule="atLeast" w:line="480" w:before="0" w:after="240"/>
    </w:pPr>
    <w:rPr/>
  </w:style>
  <w:style w:type="paragraph" w:styleId="BodyText2">
    <w:name w:val="Body Text 2"/>
    <w:basedOn w:val="Normal"/>
    <w:pPr>
      <w:spacing w:lineRule="auto" w:line="480" w:before="0" w:after="120"/>
    </w:pPr>
    <w:rPr>
      <w:szCs w:val="24"/>
    </w:rPr>
  </w:style>
  <w:style w:type="paragraph" w:styleId="Contenudecadre" w:customStyle="1">
    <w:name w:val="Contenu de cadre"/>
    <w:basedOn w:val="Normal"/>
    <w:pPr/>
    <w:rPr/>
  </w:style>
  <w:style w:type="paragraph" w:styleId="Illustration" w:customStyle="1">
    <w:name w:val="Illustration"/>
    <w:basedOn w:val="Caption"/>
    <w:pPr/>
    <w:rPr/>
  </w:style>
  <w:style w:type="paragraph" w:styleId="Annotationtext">
    <w:name w:val="annotation text"/>
    <w:uiPriority w:val="99"/>
    <w:semiHidden/>
    <w:unhideWhenUsed/>
    <w:link w:val="CommentTextChar"/>
    <w:rsid w:val="00e3095f"/>
    <w:basedOn w:val="Normal"/>
    <w:pPr/>
    <w:rPr>
      <w:sz w:val="24"/>
      <w:szCs w:val="24"/>
    </w:rPr>
  </w:style>
  <w:style w:type="paragraph" w:styleId="Annotationsubject">
    <w:name w:val="annotation subject"/>
    <w:uiPriority w:val="99"/>
    <w:semiHidden/>
    <w:unhideWhenUsed/>
    <w:link w:val="CommentSubjectChar"/>
    <w:rsid w:val="00e3095f"/>
    <w:basedOn w:val="Annotationtext"/>
    <w:pPr/>
    <w:rPr>
      <w:b/>
      <w:bCs/>
      <w:sz w:val="20"/>
      <w:szCs w:val="20"/>
    </w:rPr>
  </w:style>
  <w:style w:type="paragraph" w:styleId="BalloonText">
    <w:name w:val="Balloon Text"/>
    <w:uiPriority w:val="99"/>
    <w:semiHidden/>
    <w:unhideWhenUsed/>
    <w:link w:val="BalloonTextChar"/>
    <w:rsid w:val="00e3095f"/>
    <w:basedOn w:val="Normal"/>
    <w:pPr/>
    <w:rPr>
      <w:rFonts w:ascii="Lucida Grande" w:hAnsi="Lucida Grande" w:cs="Lucida Grande"/>
      <w:sz w:val="18"/>
      <w:szCs w:val="18"/>
    </w:rPr>
  </w:style>
  <w:style w:type="paragraph" w:styleId="Entte">
    <w:name w:val="En-têt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opgenomics/quantiSex" TargetMode="External"/><Relationship Id="rId3" Type="http://schemas.openxmlformats.org/officeDocument/2006/relationships/image" Target="media/image141.emf"/><Relationship Id="rId4" Type="http://schemas.openxmlformats.org/officeDocument/2006/relationships/image" Target="media/image142.png"/><Relationship Id="rId5" Type="http://schemas.openxmlformats.org/officeDocument/2006/relationships/image" Target="media/image143.png"/><Relationship Id="rId6" Type="http://schemas.openxmlformats.org/officeDocument/2006/relationships/image" Target="media/image144.png"/><Relationship Id="rId7" Type="http://schemas.openxmlformats.org/officeDocument/2006/relationships/image" Target="media/image145.png"/><Relationship Id="rId8" Type="http://schemas.openxmlformats.org/officeDocument/2006/relationships/image" Target="media/image146.png"/><Relationship Id="rId9" Type="http://schemas.openxmlformats.org/officeDocument/2006/relationships/image" Target="media/image147.png"/><Relationship Id="rId10" Type="http://schemas.openxmlformats.org/officeDocument/2006/relationships/image" Target="media/image148.png"/><Relationship Id="rId11" Type="http://schemas.openxmlformats.org/officeDocument/2006/relationships/image" Target="media/image149.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2016-07-08T10:33:00Z</dcterms:created>
  <dc:creator>John Pannell</dc:creator>
  <dc:language>fr-CH</dc:language>
  <cp:lastModifiedBy>John Pannell</cp:lastModifiedBy>
  <cp:lastPrinted>2006-09-26T12:41:00Z</cp:lastPrinted>
  <dcterms:modified xsi:type="dcterms:W3CDTF">2016-07-08T11:10:00Z</dcterms:modified>
  <cp:revision>6</cp:revision>
  <dc:title>Results</dc:title>
</cp:coreProperties>
</file>